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200" w:lineRule="auto"/>
        <w:jc w:val="center"/>
        <w:rPr/>
      </w:pPr>
      <w:r w:rsidDel="00000000" w:rsidR="00000000" w:rsidRPr="00000000">
        <w:rPr>
          <w:b w:val="1"/>
          <w:bCs w:val="1"/>
          <w:color w:val="1f4e79"/>
          <w:sz w:val="44"/>
          <w:szCs w:val="44"/>
          <w:rtl w:val="0"/>
        </w:rPr>
        <w:t xml:space="preserve">Software Requirements Specification</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i w:val="1"/>
          <w:iCs w:val="1"/>
          <w:color w:val="666666"/>
          <w:sz w:val="24"/>
          <w:szCs w:val="24"/>
          <w:rtl w:val="0"/>
        </w:rPr>
        <w:t xml:space="preserve">(IEEE Std 830-1998 Format)</w:t>
      </w:r>
      <w:r w:rsidDel="00000000" w:rsidR="00000000" w:rsidRPr="00000000">
        <w:rPr>
          <w:rtl w:val="0"/>
        </w:rPr>
      </w:r>
    </w:p>
    <w:p w:rsidR="00000000" w:rsidDel="00000000" w:rsidP="00000000" w:rsidRDefault="00000000" w:rsidRPr="00000000" w14:paraId="00000003">
      <w:pPr>
        <w:spacing w:after="900" w:lineRule="auto"/>
        <w:jc w:val="center"/>
        <w:rPr>
          <w:b w:val="1"/>
          <w:bCs w:val="1"/>
          <w:sz w:val="34"/>
          <w:szCs w:val="34"/>
        </w:rPr>
      </w:pPr>
      <w:r w:rsidDel="00000000" w:rsidR="00000000" w:rsidRPr="00000000">
        <w:rPr>
          <w:rtl w:val="0"/>
        </w:rPr>
      </w:r>
    </w:p>
    <w:p w:rsidR="00000000" w:rsidDel="00000000" w:rsidP="00000000" w:rsidRDefault="00000000" w:rsidRPr="00000000" w14:paraId="00000004">
      <w:pPr>
        <w:spacing w:after="900" w:lineRule="auto"/>
        <w:jc w:val="center"/>
        <w:rPr>
          <w:b w:val="1"/>
          <w:bCs w:val="1"/>
          <w:sz w:val="34"/>
          <w:szCs w:val="34"/>
        </w:rPr>
      </w:pPr>
      <w:r w:rsidDel="00000000" w:rsidR="00000000" w:rsidRPr="00000000">
        <w:rPr>
          <w:b w:val="1"/>
          <w:bCs w:val="1"/>
          <w:sz w:val="34"/>
          <w:szCs w:val="34"/>
          <w:rtl w:val="0"/>
        </w:rPr>
        <w:t xml:space="preserve">Banking Management System</w:t>
      </w:r>
    </w:p>
    <w:p w:rsidR="00000000" w:rsidDel="00000000" w:rsidP="00000000" w:rsidRDefault="00000000" w:rsidRPr="00000000" w14:paraId="00000005">
      <w:pPr>
        <w:tabs>
          <w:tab w:val="left" w:leader="none" w:pos="5200"/>
        </w:tabs>
        <w:spacing w:after="160" w:lineRule="auto"/>
        <w:jc w:val="center"/>
        <w:rPr/>
      </w:pPr>
      <w:r w:rsidDel="00000000" w:rsidR="00000000" w:rsidRPr="00000000">
        <w:rPr>
          <w:b w:val="1"/>
          <w:bCs w:val="1"/>
          <w:sz w:val="24"/>
          <w:szCs w:val="24"/>
          <w:rtl w:val="0"/>
        </w:rPr>
        <w:t xml:space="preserve">Prepared by:  </w:t>
      </w:r>
      <w:r w:rsidDel="00000000" w:rsidR="00000000" w:rsidRPr="00000000">
        <w:rPr>
          <w:sz w:val="24"/>
          <w:szCs w:val="24"/>
          <w:rtl w:val="0"/>
        </w:rPr>
        <w:t xml:space="preserve">____________________________</w:t>
      </w:r>
      <w:r w:rsidDel="00000000" w:rsidR="00000000" w:rsidRPr="00000000">
        <w:rPr>
          <w:rtl w:val="0"/>
        </w:rPr>
      </w:r>
    </w:p>
    <w:p w:rsidR="00000000" w:rsidDel="00000000" w:rsidP="00000000" w:rsidRDefault="00000000" w:rsidRPr="00000000" w14:paraId="00000006">
      <w:pPr>
        <w:tabs>
          <w:tab w:val="left" w:leader="none" w:pos="5200"/>
        </w:tabs>
        <w:spacing w:after="160" w:lineRule="auto"/>
        <w:jc w:val="center"/>
        <w:rPr/>
      </w:pPr>
      <w:r w:rsidDel="00000000" w:rsidR="00000000" w:rsidRPr="00000000">
        <w:rPr>
          <w:b w:val="1"/>
          <w:bCs w:val="1"/>
          <w:sz w:val="24"/>
          <w:szCs w:val="24"/>
          <w:rtl w:val="0"/>
        </w:rPr>
        <w:t xml:space="preserve">Team / Roll No.:  </w:t>
      </w:r>
      <w:r w:rsidDel="00000000" w:rsidR="00000000" w:rsidRPr="00000000">
        <w:rPr>
          <w:sz w:val="24"/>
          <w:szCs w:val="24"/>
          <w:rtl w:val="0"/>
        </w:rPr>
        <w:t xml:space="preserve">_____________________________</w:t>
      </w:r>
      <w:r w:rsidDel="00000000" w:rsidR="00000000" w:rsidRPr="00000000">
        <w:rPr>
          <w:rtl w:val="0"/>
        </w:rPr>
      </w:r>
    </w:p>
    <w:p w:rsidR="00000000" w:rsidDel="00000000" w:rsidP="00000000" w:rsidRDefault="00000000" w:rsidRPr="00000000" w14:paraId="00000007">
      <w:pPr>
        <w:tabs>
          <w:tab w:val="left" w:leader="none" w:pos="5200"/>
        </w:tabs>
        <w:spacing w:after="160" w:lineRule="auto"/>
        <w:jc w:val="center"/>
        <w:rPr/>
      </w:pPr>
      <w:r w:rsidDel="00000000" w:rsidR="00000000" w:rsidRPr="00000000">
        <w:rPr>
          <w:b w:val="1"/>
          <w:bCs w:val="1"/>
          <w:sz w:val="24"/>
          <w:szCs w:val="24"/>
          <w:rtl w:val="0"/>
        </w:rPr>
        <w:t xml:space="preserve">Guide / Faculty:  </w:t>
      </w:r>
      <w:r w:rsidDel="00000000" w:rsidR="00000000" w:rsidRPr="00000000">
        <w:rPr>
          <w:sz w:val="24"/>
          <w:szCs w:val="24"/>
          <w:rtl w:val="0"/>
        </w:rPr>
        <w:t xml:space="preserve">_____________________________</w:t>
      </w:r>
      <w:r w:rsidDel="00000000" w:rsidR="00000000" w:rsidRPr="00000000">
        <w:rPr>
          <w:rtl w:val="0"/>
        </w:rPr>
      </w:r>
    </w:p>
    <w:p w:rsidR="00000000" w:rsidDel="00000000" w:rsidP="00000000" w:rsidRDefault="00000000" w:rsidRPr="00000000" w14:paraId="00000008">
      <w:pPr>
        <w:tabs>
          <w:tab w:val="left" w:leader="none" w:pos="5200"/>
        </w:tabs>
        <w:spacing w:after="160" w:lineRule="auto"/>
        <w:jc w:val="center"/>
        <w:rPr/>
      </w:pPr>
      <w:r w:rsidDel="00000000" w:rsidR="00000000" w:rsidRPr="00000000">
        <w:rPr>
          <w:b w:val="1"/>
          <w:bCs w:val="1"/>
          <w:sz w:val="24"/>
          <w:szCs w:val="24"/>
          <w:rtl w:val="0"/>
        </w:rPr>
        <w:t xml:space="preserve">Version:  </w:t>
      </w:r>
      <w:r w:rsidDel="00000000" w:rsidR="00000000" w:rsidRPr="00000000">
        <w:rPr>
          <w:sz w:val="24"/>
          <w:szCs w:val="24"/>
          <w:rtl w:val="0"/>
        </w:rPr>
        <w:t xml:space="preserve">_____________________________</w:t>
      </w:r>
      <w:r w:rsidDel="00000000" w:rsidR="00000000" w:rsidRPr="00000000">
        <w:rPr>
          <w:rtl w:val="0"/>
        </w:rPr>
      </w:r>
    </w:p>
    <w:p w:rsidR="00000000" w:rsidDel="00000000" w:rsidP="00000000" w:rsidRDefault="00000000" w:rsidRPr="00000000" w14:paraId="00000009">
      <w:pPr>
        <w:tabs>
          <w:tab w:val="left" w:leader="none" w:pos="5200"/>
        </w:tabs>
        <w:spacing w:after="160" w:lineRule="auto"/>
        <w:jc w:val="center"/>
        <w:rPr/>
      </w:pPr>
      <w:r w:rsidDel="00000000" w:rsidR="00000000" w:rsidRPr="00000000">
        <w:rPr>
          <w:b w:val="1"/>
          <w:bCs w:val="1"/>
          <w:sz w:val="24"/>
          <w:szCs w:val="24"/>
          <w:rtl w:val="0"/>
        </w:rPr>
        <w:t xml:space="preserve">Date:  </w:t>
      </w:r>
      <w:r w:rsidDel="00000000" w:rsidR="00000000" w:rsidRPr="00000000">
        <w:rPr>
          <w:sz w:val="24"/>
          <w:szCs w:val="24"/>
          <w:rtl w:val="0"/>
        </w:rPr>
        <w:t xml:space="preserve">_____________________________</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b w:val="1"/>
          <w:bCs w:val="1"/>
          <w:color w:val="1f4e79"/>
          <w:sz w:val="28"/>
          <w:szCs w:val="28"/>
          <w:rtl w:val="0"/>
        </w:rPr>
        <w:t xml:space="preserve">Table of Contents</w:t>
      </w:r>
      <w:r w:rsidDel="00000000" w:rsidR="00000000" w:rsidRPr="00000000">
        <w:rPr>
          <w:rtl w:val="0"/>
        </w:rPr>
      </w:r>
    </w:p>
    <w:sdt>
      <w:sdtPr>
        <w:id w:val="156121567"/>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before="6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a3tzvrzz3ra">
            <w:r w:rsidDel="00000000" w:rsidR="00000000" w:rsidRPr="00000000">
              <w:rPr>
                <w:i w:val="0"/>
                <w:iCs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heading=h.692md6rr4ggc">
            <w:r w:rsidDel="00000000" w:rsidR="00000000" w:rsidRPr="00000000">
              <w:rPr>
                <w:i w:val="0"/>
                <w:iCs w:val="0"/>
                <w:smallCaps w:val="0"/>
                <w:strike w:val="0"/>
                <w:color w:val="000000"/>
                <w:sz w:val="22"/>
                <w:szCs w:val="22"/>
                <w:u w:val="none"/>
                <w:shd w:fill="auto" w:val="clear"/>
                <w:vertAlign w:val="baseline"/>
                <w:rtl w:val="0"/>
              </w:rPr>
              <w:t xml:space="preserve">1.1 Purpose</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heading=h.m1tbg1591o2l">
            <w:r w:rsidDel="00000000" w:rsidR="00000000" w:rsidRPr="00000000">
              <w:rPr>
                <w:i w:val="0"/>
                <w:iCs w:val="0"/>
                <w:smallCaps w:val="0"/>
                <w:strike w:val="0"/>
                <w:color w:val="000000"/>
                <w:sz w:val="22"/>
                <w:szCs w:val="22"/>
                <w:u w:val="none"/>
                <w:shd w:fill="auto" w:val="clear"/>
                <w:vertAlign w:val="baseline"/>
                <w:rtl w:val="0"/>
              </w:rPr>
              <w:t xml:space="preserve">1.2 Scope</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heading=h.x0nxagaskd8n">
            <w:r w:rsidDel="00000000" w:rsidR="00000000" w:rsidRPr="00000000">
              <w:rPr>
                <w:i w:val="0"/>
                <w:iCs w:val="0"/>
                <w:smallCaps w:val="0"/>
                <w:strike w:val="0"/>
                <w:color w:val="000000"/>
                <w:sz w:val="22"/>
                <w:szCs w:val="22"/>
                <w:u w:val="none"/>
                <w:shd w:fill="auto" w:val="clear"/>
                <w:vertAlign w:val="baseline"/>
                <w:rtl w:val="0"/>
              </w:rPr>
              <w:t xml:space="preserve">1.3 Definitions, Acronyms, and Abbreviations</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heading=h.bzf60qpz2xeh">
            <w:r w:rsidDel="00000000" w:rsidR="00000000" w:rsidRPr="00000000">
              <w:rPr>
                <w:i w:val="0"/>
                <w:iCs w:val="0"/>
                <w:smallCaps w:val="0"/>
                <w:strike w:val="0"/>
                <w:color w:val="000000"/>
                <w:sz w:val="22"/>
                <w:szCs w:val="22"/>
                <w:u w:val="none"/>
                <w:shd w:fill="auto" w:val="clear"/>
                <w:vertAlign w:val="baseline"/>
                <w:rtl w:val="0"/>
              </w:rPr>
              <w:t xml:space="preserve">1.4 References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heading=h.6xd3ub7z7gzp">
            <w:r w:rsidDel="00000000" w:rsidR="00000000" w:rsidRPr="00000000">
              <w:rPr>
                <w:i w:val="0"/>
                <w:iCs w:val="0"/>
                <w:smallCaps w:val="0"/>
                <w:strike w:val="0"/>
                <w:color w:val="000000"/>
                <w:sz w:val="22"/>
                <w:szCs w:val="22"/>
                <w:u w:val="none"/>
                <w:shd w:fill="auto" w:val="clear"/>
                <w:vertAlign w:val="baseline"/>
                <w:rtl w:val="0"/>
              </w:rPr>
              <w:t xml:space="preserve">1.5 Overview</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rPr>
              <w:b w:val="1"/>
              <w:bCs w:val="1"/>
              <w:i w:val="0"/>
              <w:iCs w:val="0"/>
              <w:smallCaps w:val="0"/>
              <w:strike w:val="0"/>
              <w:color w:val="000000"/>
              <w:sz w:val="22"/>
              <w:szCs w:val="22"/>
              <w:u w:val="none"/>
              <w:shd w:fill="auto" w:val="clear"/>
              <w:vertAlign w:val="baseline"/>
            </w:rPr>
          </w:pPr>
          <w:hyperlink w:anchor="_heading=h.mkf2tk1neyr7">
            <w:r w:rsidDel="00000000" w:rsidR="00000000" w:rsidRPr="00000000">
              <w:rPr>
                <w:i w:val="0"/>
                <w:iCs w:val="0"/>
                <w:smallCaps w:val="0"/>
                <w:strike w:val="0"/>
                <w:color w:val="000000"/>
                <w:sz w:val="22"/>
                <w:szCs w:val="22"/>
                <w:u w:val="none"/>
                <w:shd w:fill="auto" w:val="clear"/>
                <w:vertAlign w:val="baseline"/>
                <w:rtl w:val="0"/>
              </w:rPr>
              <w:t xml:space="preserve">2. Overall Description</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heading=h.zhx7db1tq81p">
            <w:r w:rsidDel="00000000" w:rsidR="00000000" w:rsidRPr="00000000">
              <w:rPr>
                <w:i w:val="0"/>
                <w:iCs w:val="0"/>
                <w:smallCaps w:val="0"/>
                <w:strike w:val="0"/>
                <w:color w:val="000000"/>
                <w:sz w:val="22"/>
                <w:szCs w:val="22"/>
                <w:u w:val="none"/>
                <w:shd w:fill="auto" w:val="clear"/>
                <w:vertAlign w:val="baseline"/>
                <w:rtl w:val="0"/>
              </w:rPr>
              <w:t xml:space="preserve">2.1 Product Perspective</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heading=h.vf9qwhpughod">
            <w:r w:rsidDel="00000000" w:rsidR="00000000" w:rsidRPr="00000000">
              <w:rPr>
                <w:i w:val="0"/>
                <w:iCs w:val="0"/>
                <w:smallCaps w:val="0"/>
                <w:strike w:val="0"/>
                <w:color w:val="000000"/>
                <w:sz w:val="22"/>
                <w:szCs w:val="22"/>
                <w:u w:val="none"/>
                <w:shd w:fill="auto" w:val="clear"/>
                <w:vertAlign w:val="baseline"/>
                <w:rtl w:val="0"/>
              </w:rPr>
              <w:t xml:space="preserve">2.2 Product Functions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heading=h.i6ch8v7xctej">
            <w:r w:rsidDel="00000000" w:rsidR="00000000" w:rsidRPr="00000000">
              <w:rPr>
                <w:i w:val="0"/>
                <w:iCs w:val="0"/>
                <w:smallCaps w:val="0"/>
                <w:strike w:val="0"/>
                <w:color w:val="000000"/>
                <w:sz w:val="22"/>
                <w:szCs w:val="22"/>
                <w:u w:val="none"/>
                <w:shd w:fill="auto" w:val="clear"/>
                <w:vertAlign w:val="baseline"/>
                <w:rtl w:val="0"/>
              </w:rPr>
              <w:t xml:space="preserve">2.3 User Characteristics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heading=h.3t91k0i0j6u6">
            <w:r w:rsidDel="00000000" w:rsidR="00000000" w:rsidRPr="00000000">
              <w:rPr>
                <w:i w:val="0"/>
                <w:iCs w:val="0"/>
                <w:smallCaps w:val="0"/>
                <w:strike w:val="0"/>
                <w:color w:val="000000"/>
                <w:sz w:val="22"/>
                <w:szCs w:val="22"/>
                <w:u w:val="none"/>
                <w:shd w:fill="auto" w:val="clear"/>
                <w:vertAlign w:val="baseline"/>
                <w:rtl w:val="0"/>
              </w:rPr>
              <w:t xml:space="preserve">2.4 Constraints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heading=h.n27mo5tjyul3">
            <w:r w:rsidDel="00000000" w:rsidR="00000000" w:rsidRPr="00000000">
              <w:rPr>
                <w:i w:val="0"/>
                <w:iCs w:val="0"/>
                <w:smallCaps w:val="0"/>
                <w:strike w:val="0"/>
                <w:color w:val="000000"/>
                <w:sz w:val="22"/>
                <w:szCs w:val="22"/>
                <w:u w:val="none"/>
                <w:shd w:fill="auto" w:val="clear"/>
                <w:vertAlign w:val="baseline"/>
                <w:rtl w:val="0"/>
              </w:rPr>
              <w:t xml:space="preserve">2.5 Assumptions and Dependencies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rPr>
              <w:b w:val="1"/>
              <w:bCs w:val="1"/>
              <w:i w:val="0"/>
              <w:iCs w:val="0"/>
              <w:smallCaps w:val="0"/>
              <w:strike w:val="0"/>
              <w:color w:val="000000"/>
              <w:sz w:val="22"/>
              <w:szCs w:val="22"/>
              <w:u w:val="none"/>
              <w:shd w:fill="auto" w:val="clear"/>
              <w:vertAlign w:val="baseline"/>
            </w:rPr>
          </w:pPr>
          <w:hyperlink w:anchor="_heading=h.byjmp26890fn">
            <w:r w:rsidDel="00000000" w:rsidR="00000000" w:rsidRPr="00000000">
              <w:rPr>
                <w:i w:val="0"/>
                <w:iCs w:val="0"/>
                <w:smallCaps w:val="0"/>
                <w:strike w:val="0"/>
                <w:color w:val="000000"/>
                <w:sz w:val="22"/>
                <w:szCs w:val="22"/>
                <w:u w:val="none"/>
                <w:shd w:fill="auto" w:val="clear"/>
                <w:vertAlign w:val="baseline"/>
                <w:rtl w:val="0"/>
              </w:rPr>
              <w:t xml:space="preserve">3. Specific Requirements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heading=h.sc96v9xvz1nt">
            <w:r w:rsidDel="00000000" w:rsidR="00000000" w:rsidRPr="00000000">
              <w:rPr>
                <w:i w:val="0"/>
                <w:iCs w:val="0"/>
                <w:smallCaps w:val="0"/>
                <w:strike w:val="0"/>
                <w:color w:val="000000"/>
                <w:sz w:val="22"/>
                <w:szCs w:val="22"/>
                <w:u w:val="none"/>
                <w:shd w:fill="auto" w:val="clear"/>
                <w:vertAlign w:val="baseline"/>
                <w:rtl w:val="0"/>
              </w:rPr>
              <w:t xml:space="preserve">3.1 External Interface Requirements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_heading=h.c3qojulazdky">
            <w:r w:rsidDel="00000000" w:rsidR="00000000" w:rsidRPr="00000000">
              <w:rPr>
                <w:i w:val="0"/>
                <w:iCs w:val="0"/>
                <w:smallCaps w:val="0"/>
                <w:strike w:val="0"/>
                <w:color w:val="000000"/>
                <w:sz w:val="22"/>
                <w:szCs w:val="22"/>
                <w:u w:val="none"/>
                <w:shd w:fill="auto" w:val="clear"/>
                <w:vertAlign w:val="baseline"/>
                <w:rtl w:val="0"/>
              </w:rPr>
              <w:t xml:space="preserve">3.1.1 User Interfaces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_heading=h.iad7lzirhxsj">
            <w:r w:rsidDel="00000000" w:rsidR="00000000" w:rsidRPr="00000000">
              <w:rPr>
                <w:i w:val="0"/>
                <w:iCs w:val="0"/>
                <w:smallCaps w:val="0"/>
                <w:strike w:val="0"/>
                <w:color w:val="000000"/>
                <w:sz w:val="22"/>
                <w:szCs w:val="22"/>
                <w:u w:val="none"/>
                <w:shd w:fill="auto" w:val="clear"/>
                <w:vertAlign w:val="baseline"/>
                <w:rtl w:val="0"/>
              </w:rPr>
              <w:t xml:space="preserve">3.1.2 Hardware Interfaces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_heading=h.723sft8jp6l7">
            <w:r w:rsidDel="00000000" w:rsidR="00000000" w:rsidRPr="00000000">
              <w:rPr>
                <w:i w:val="0"/>
                <w:iCs w:val="0"/>
                <w:smallCaps w:val="0"/>
                <w:strike w:val="0"/>
                <w:color w:val="000000"/>
                <w:sz w:val="22"/>
                <w:szCs w:val="22"/>
                <w:u w:val="none"/>
                <w:shd w:fill="auto" w:val="clear"/>
                <w:vertAlign w:val="baseline"/>
                <w:rtl w:val="0"/>
              </w:rPr>
              <w:t xml:space="preserve">3.1.3 Software Interfaces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_heading=h.5bzy0ihongob">
            <w:r w:rsidDel="00000000" w:rsidR="00000000" w:rsidRPr="00000000">
              <w:rPr>
                <w:i w:val="0"/>
                <w:iCs w:val="0"/>
                <w:smallCaps w:val="0"/>
                <w:strike w:val="0"/>
                <w:color w:val="000000"/>
                <w:sz w:val="22"/>
                <w:szCs w:val="22"/>
                <w:u w:val="none"/>
                <w:shd w:fill="auto" w:val="clear"/>
                <w:vertAlign w:val="baseline"/>
                <w:rtl w:val="0"/>
              </w:rPr>
              <w:t xml:space="preserve">3.1.4 Communication Interfaces</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heading=h.1yy0tabln22q">
            <w:r w:rsidDel="00000000" w:rsidR="00000000" w:rsidRPr="00000000">
              <w:rPr>
                <w:i w:val="0"/>
                <w:iCs w:val="0"/>
                <w:smallCaps w:val="0"/>
                <w:strike w:val="0"/>
                <w:color w:val="000000"/>
                <w:sz w:val="22"/>
                <w:szCs w:val="22"/>
                <w:u w:val="none"/>
                <w:shd w:fill="auto" w:val="clear"/>
                <w:vertAlign w:val="baseline"/>
                <w:rtl w:val="0"/>
              </w:rPr>
              <w:t xml:space="preserve">3.2 Functional Requirements</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heading=h.5vpo4wr2a0bx">
            <w:r w:rsidDel="00000000" w:rsidR="00000000" w:rsidRPr="00000000">
              <w:rPr>
                <w:i w:val="0"/>
                <w:iCs w:val="0"/>
                <w:smallCaps w:val="0"/>
                <w:strike w:val="0"/>
                <w:color w:val="000000"/>
                <w:sz w:val="22"/>
                <w:szCs w:val="22"/>
                <w:u w:val="none"/>
                <w:shd w:fill="auto" w:val="clear"/>
                <w:vertAlign w:val="baseline"/>
                <w:rtl w:val="0"/>
              </w:rPr>
              <w:t xml:space="preserve">3.3 Non-Functional Requirements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heading=h.h8szwyrwmh11">
            <w:r w:rsidDel="00000000" w:rsidR="00000000" w:rsidRPr="00000000">
              <w:rPr>
                <w:i w:val="0"/>
                <w:iCs w:val="0"/>
                <w:smallCaps w:val="0"/>
                <w:strike w:val="0"/>
                <w:color w:val="000000"/>
                <w:sz w:val="22"/>
                <w:szCs w:val="22"/>
                <w:u w:val="none"/>
                <w:shd w:fill="auto" w:val="clear"/>
                <w:vertAlign w:val="baseline"/>
                <w:rtl w:val="0"/>
              </w:rPr>
              <w:t xml:space="preserve">3.4 Other Requirements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rPr/>
      </w:pPr>
      <w:bookmarkStart w:colFirst="0" w:colLast="0" w:name="_heading=h.ta3tzvrzz3ra" w:id="0"/>
      <w:bookmarkEnd w:id="0"/>
      <w:r w:rsidDel="00000000" w:rsidR="00000000" w:rsidRPr="00000000">
        <w:rPr>
          <w:rtl w:val="0"/>
        </w:rPr>
        <w:t xml:space="preserve">1. Introduction</w:t>
      </w:r>
    </w:p>
    <w:p w:rsidR="00000000" w:rsidDel="00000000" w:rsidP="00000000" w:rsidRDefault="00000000" w:rsidRPr="00000000" w14:paraId="00000023">
      <w:pPr>
        <w:pStyle w:val="Heading2"/>
        <w:rPr/>
      </w:pPr>
      <w:bookmarkStart w:colFirst="0" w:colLast="0" w:name="_heading=h.692md6rr4ggc" w:id="1"/>
      <w:bookmarkEnd w:id="1"/>
      <w:r w:rsidDel="00000000" w:rsidR="00000000" w:rsidRPr="00000000">
        <w:rPr>
          <w:rtl w:val="0"/>
        </w:rPr>
        <w:t xml:space="preserve">1.1 Purpose</w:t>
      </w:r>
    </w:p>
    <w:p w:rsidR="00000000" w:rsidDel="00000000" w:rsidP="00000000" w:rsidRDefault="00000000" w:rsidRPr="00000000" w14:paraId="00000024">
      <w:pPr>
        <w:spacing w:after="240" w:before="240" w:lineRule="auto"/>
        <w:rPr/>
      </w:pPr>
      <w:r w:rsidDel="00000000" w:rsidR="00000000" w:rsidRPr="00000000">
        <w:rPr>
          <w:rtl w:val="0"/>
        </w:rPr>
        <w:t xml:space="preserve">The purpose of this Software Requirements Specification (SRS) is to define the requirements of the Banking Management System. It provides a clear understanding of the system's features and functionalities. The document serves as a reference for developers, testers, and stakeholders during development. It ensures that all project requirements are properly documented before implementation. It also helps in reducing misunderstandings and improving software quality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rPr/>
      </w:pPr>
      <w:bookmarkStart w:colFirst="0" w:colLast="0" w:name="_heading=h.m1tbg1591o2l" w:id="2"/>
      <w:bookmarkEnd w:id="2"/>
      <w:r w:rsidDel="00000000" w:rsidR="00000000" w:rsidRPr="00000000">
        <w:rPr>
          <w:rtl w:val="0"/>
        </w:rPr>
        <w:t xml:space="preserve">1.2 Scope</w:t>
      </w:r>
    </w:p>
    <w:p w:rsidR="00000000" w:rsidDel="00000000" w:rsidP="00000000" w:rsidRDefault="00000000" w:rsidRPr="00000000" w14:paraId="00000027">
      <w:pPr>
        <w:spacing w:after="240" w:before="240" w:lineRule="auto"/>
        <w:rPr/>
      </w:pPr>
      <w:r w:rsidDel="00000000" w:rsidR="00000000" w:rsidRPr="00000000">
        <w:rPr>
          <w:rtl w:val="0"/>
        </w:rPr>
        <w:t xml:space="preserve">The Banking Management System enables customers to manage their bank accounts digitally. It supports account creation, deposits, withdrawals, fund transfers, and balance inquiries. The system allows administrators to manage customer records and monitor transactions. It improves efficiency, accuracy, and security by reducing manual banking operations. The project is intended for educational purposes and does not include advanced banking services such as loans or international transactions.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heading=h.x0nxagaskd8n" w:id="3"/>
      <w:bookmarkEnd w:id="3"/>
      <w:r w:rsidDel="00000000" w:rsidR="00000000" w:rsidRPr="00000000">
        <w:rPr>
          <w:rtl w:val="0"/>
        </w:rPr>
        <w:t xml:space="preserve">1.3 Definitions, Acronyms, and Abbreviations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90.0" w:type="dxa"/>
              <w:left w:w="120.0" w:type="dxa"/>
              <w:bottom w:w="90.0" w:type="dxa"/>
              <w:right w:w="120.0" w:type="dxa"/>
            </w:tcMar>
          </w:tcPr>
          <w:p w:rsidR="00000000" w:rsidDel="00000000" w:rsidP="00000000" w:rsidRDefault="00000000" w:rsidRPr="00000000" w14:paraId="0000002A">
            <w:pPr>
              <w:rPr/>
            </w:pPr>
            <w:r w:rsidDel="00000000" w:rsidR="00000000" w:rsidRPr="00000000">
              <w:rPr>
                <w:b w:val="1"/>
                <w:bCs w:val="1"/>
                <w:rtl w:val="0"/>
              </w:rPr>
              <w:t xml:space="preserve">Term / Acronym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90.0" w:type="dxa"/>
              <w:left w:w="120.0" w:type="dxa"/>
              <w:bottom w:w="90.0" w:type="dxa"/>
              <w:right w:w="120.0" w:type="dxa"/>
            </w:tcMar>
          </w:tcPr>
          <w:p w:rsidR="00000000" w:rsidDel="00000000" w:rsidP="00000000" w:rsidRDefault="00000000" w:rsidRPr="00000000" w14:paraId="0000002B">
            <w:pPr>
              <w:rPr/>
            </w:pPr>
            <w:r w:rsidDel="00000000" w:rsidR="00000000" w:rsidRPr="00000000">
              <w:rPr>
                <w:b w:val="1"/>
                <w:bCs w:val="1"/>
                <w:rtl w:val="0"/>
              </w:rPr>
              <w:t xml:space="preserve">Definition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90.0" w:type="dxa"/>
              <w:left w:w="120.0" w:type="dxa"/>
              <w:bottom w:w="90.0" w:type="dxa"/>
              <w:right w:w="120.0" w:type="dxa"/>
            </w:tcMar>
          </w:tcPr>
          <w:p w:rsidR="00000000" w:rsidDel="00000000" w:rsidP="00000000" w:rsidRDefault="00000000" w:rsidRPr="00000000" w14:paraId="0000002C">
            <w:pPr>
              <w:jc w:val="center"/>
              <w:rPr/>
            </w:pPr>
            <w:r w:rsidDel="00000000" w:rsidR="00000000" w:rsidRPr="00000000">
              <w:rPr>
                <w:rtl w:val="0"/>
              </w:rPr>
              <w:t xml:space="preserve"> </w:t>
            </w:r>
            <w:r w:rsidDel="00000000" w:rsidR="00000000" w:rsidRPr="00000000">
              <w:rPr>
                <w:sz w:val="24"/>
                <w:szCs w:val="24"/>
                <w:rtl w:val="0"/>
              </w:rPr>
              <w:t xml:space="preserve">BMS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20.0" w:type="dxa"/>
              <w:bottom w:w="90.0" w:type="dxa"/>
              <w:right w:w="120.0" w:type="dxa"/>
            </w:tcMar>
          </w:tcPr>
          <w:p w:rsidR="00000000" w:rsidDel="00000000" w:rsidP="00000000" w:rsidRDefault="00000000" w:rsidRPr="00000000" w14:paraId="0000002D">
            <w:pPr>
              <w:rPr/>
            </w:pPr>
            <w:r w:rsidDel="00000000" w:rsidR="00000000" w:rsidRPr="00000000">
              <w:rPr>
                <w:rtl w:val="0"/>
              </w:rPr>
              <w:t xml:space="preserve"> </w:t>
            </w:r>
            <w:r w:rsidDel="00000000" w:rsidR="00000000" w:rsidRPr="00000000">
              <w:rPr>
                <w:sz w:val="24"/>
                <w:szCs w:val="24"/>
                <w:rtl w:val="0"/>
              </w:rPr>
              <w:t xml:space="preserve">Banking Management System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90.0" w:type="dxa"/>
              <w:left w:w="120.0" w:type="dxa"/>
              <w:bottom w:w="90.0" w:type="dxa"/>
              <w:right w:w="120.0" w:type="dxa"/>
            </w:tcMar>
          </w:tcPr>
          <w:p w:rsidR="00000000" w:rsidDel="00000000" w:rsidP="00000000" w:rsidRDefault="00000000" w:rsidRPr="00000000" w14:paraId="0000002E">
            <w:pPr>
              <w:jc w:val="center"/>
              <w:rPr/>
            </w:pPr>
            <w:r w:rsidDel="00000000" w:rsidR="00000000" w:rsidRPr="00000000">
              <w:rPr>
                <w:rtl w:val="0"/>
              </w:rPr>
              <w:t xml:space="preserve"> </w:t>
            </w:r>
            <w:r w:rsidDel="00000000" w:rsidR="00000000" w:rsidRPr="00000000">
              <w:rPr>
                <w:sz w:val="24"/>
                <w:szCs w:val="24"/>
                <w:rtl w:val="0"/>
              </w:rPr>
              <w:t xml:space="preserve">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20.0" w:type="dxa"/>
              <w:bottom w:w="90.0" w:type="dxa"/>
              <w:right w:w="120.0" w:type="dxa"/>
            </w:tcMar>
          </w:tcPr>
          <w:p w:rsidR="00000000" w:rsidDel="00000000" w:rsidP="00000000" w:rsidRDefault="00000000" w:rsidRPr="00000000" w14:paraId="0000002F">
            <w:pPr>
              <w:rPr/>
            </w:pPr>
            <w:r w:rsidDel="00000000" w:rsidR="00000000" w:rsidRPr="00000000">
              <w:rPr>
                <w:sz w:val="24"/>
                <w:szCs w:val="24"/>
                <w:rtl w:val="0"/>
              </w:rPr>
              <w:t xml:space="preserve">Bank administrator who manages users, accounts, and transactions</w:t>
            </w:r>
            <w:r w:rsidDel="00000000" w:rsidR="00000000" w:rsidRPr="00000000">
              <w:rPr>
                <w:rtl w:val="0"/>
              </w:rPr>
              <w:t xml:space="preserve"> </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90.0" w:type="dxa"/>
              <w:left w:w="120.0" w:type="dxa"/>
              <w:bottom w:w="90.0" w:type="dxa"/>
              <w:right w:w="120.0" w:type="dxa"/>
            </w:tcMar>
          </w:tcPr>
          <w:p w:rsidR="00000000" w:rsidDel="00000000" w:rsidP="00000000" w:rsidRDefault="00000000" w:rsidRPr="00000000" w14:paraId="00000030">
            <w:pPr>
              <w:jc w:val="center"/>
              <w:rPr/>
            </w:pPr>
            <w:r w:rsidDel="00000000" w:rsidR="00000000" w:rsidRPr="00000000">
              <w:rPr>
                <w:rtl w:val="0"/>
              </w:rPr>
              <w:t xml:space="preserve"> </w:t>
            </w:r>
            <w:r w:rsidDel="00000000" w:rsidR="00000000" w:rsidRPr="00000000">
              <w:rPr>
                <w:sz w:val="24"/>
                <w:szCs w:val="24"/>
                <w:rtl w:val="0"/>
              </w:rPr>
              <w:t xml:space="preserve">Customer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20.0" w:type="dxa"/>
              <w:bottom w:w="90.0" w:type="dxa"/>
              <w:right w:w="120.0" w:type="dxa"/>
            </w:tcMar>
          </w:tcPr>
          <w:p w:rsidR="00000000" w:rsidDel="00000000" w:rsidP="00000000" w:rsidRDefault="00000000" w:rsidRPr="00000000" w14:paraId="00000031">
            <w:pPr>
              <w:rPr/>
            </w:pPr>
            <w:r w:rsidDel="00000000" w:rsidR="00000000" w:rsidRPr="00000000">
              <w:rPr>
                <w:sz w:val="24"/>
                <w:szCs w:val="24"/>
                <w:rtl w:val="0"/>
              </w:rPr>
              <w:t xml:space="preserve">User who owns and operates one or more bank accounts</w:t>
            </w:r>
            <w:r w:rsidDel="00000000" w:rsidR="00000000" w:rsidRPr="00000000">
              <w:rPr>
                <w:rtl w:val="0"/>
              </w:rPr>
              <w:t xml:space="preserve"> </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90.0" w:type="dxa"/>
              <w:left w:w="120.0" w:type="dxa"/>
              <w:bottom w:w="90.0" w:type="dxa"/>
              <w:right w:w="120.0" w:type="dxa"/>
            </w:tcMar>
          </w:tcPr>
          <w:p w:rsidR="00000000" w:rsidDel="00000000" w:rsidP="00000000" w:rsidRDefault="00000000" w:rsidRPr="00000000" w14:paraId="00000032">
            <w:pPr>
              <w:jc w:val="center"/>
              <w:rPr/>
            </w:pPr>
            <w:r w:rsidDel="00000000" w:rsidR="00000000" w:rsidRPr="00000000">
              <w:rPr>
                <w:sz w:val="24"/>
                <w:szCs w:val="24"/>
                <w:rtl w:val="0"/>
              </w:rPr>
              <w:t xml:space="preserve">Account</w:t>
            </w:r>
            <w:r w:rsidDel="00000000" w:rsidR="00000000" w:rsidRPr="00000000">
              <w:rPr>
                <w:rtl w:val="0"/>
              </w:rPr>
              <w:t xml:space="preserve"> </w:t>
            </w:r>
          </w:p>
        </w:tc>
        <w:tc>
          <w:tcPr>
            <w:tcBorders>
              <w:top w:color="aaaaaa" w:space="0" w:sz="4" w:val="single"/>
              <w:left w:color="aaaaaa" w:space="0" w:sz="4" w:val="single"/>
              <w:bottom w:color="aaaaaa" w:space="0" w:sz="4" w:val="single"/>
              <w:right w:color="aaaaaa" w:space="0" w:sz="4" w:val="single"/>
            </w:tcBorders>
            <w:tcMar>
              <w:top w:w="90.0" w:type="dxa"/>
              <w:left w:w="120.0" w:type="dxa"/>
              <w:bottom w:w="90.0" w:type="dxa"/>
              <w:right w:w="120.0" w:type="dxa"/>
            </w:tcMar>
          </w:tcPr>
          <w:p w:rsidR="00000000" w:rsidDel="00000000" w:rsidP="00000000" w:rsidRDefault="00000000" w:rsidRPr="00000000" w14:paraId="00000033">
            <w:pPr>
              <w:rPr/>
            </w:pPr>
            <w:r w:rsidDel="00000000" w:rsidR="00000000" w:rsidRPr="00000000">
              <w:rPr>
                <w:sz w:val="24"/>
                <w:szCs w:val="24"/>
                <w:rtl w:val="0"/>
              </w:rPr>
              <w:t xml:space="preserve">A customer's savings or current bank account</w:t>
            </w:r>
            <w:r w:rsidDel="00000000" w:rsidR="00000000" w:rsidRPr="00000000">
              <w:rPr>
                <w:rtl w:val="0"/>
              </w:rPr>
              <w:t xml:space="preserve"> </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90.0" w:type="dxa"/>
              <w:left w:w="120.0" w:type="dxa"/>
              <w:bottom w:w="90.0" w:type="dxa"/>
              <w:right w:w="120.0" w:type="dxa"/>
            </w:tcMar>
          </w:tcPr>
          <w:p w:rsidR="00000000" w:rsidDel="00000000" w:rsidP="00000000" w:rsidRDefault="00000000" w:rsidRPr="00000000" w14:paraId="00000034">
            <w:pPr>
              <w:jc w:val="center"/>
              <w:rPr/>
            </w:pPr>
            <w:r w:rsidDel="00000000" w:rsidR="00000000" w:rsidRPr="00000000">
              <w:rPr>
                <w:rtl w:val="0"/>
              </w:rPr>
              <w:t xml:space="preserve"> </w:t>
            </w:r>
            <w:r w:rsidDel="00000000" w:rsidR="00000000" w:rsidRPr="00000000">
              <w:rPr>
                <w:sz w:val="24"/>
                <w:szCs w:val="24"/>
                <w:rtl w:val="0"/>
              </w:rPr>
              <w:t xml:space="preserve">Transaction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90.0" w:type="dxa"/>
              <w:left w:w="120.0" w:type="dxa"/>
              <w:bottom w:w="90.0" w:type="dxa"/>
              <w:right w:w="120.0" w:type="dxa"/>
            </w:tcMar>
          </w:tcPr>
          <w:p w:rsidR="00000000" w:rsidDel="00000000" w:rsidP="00000000" w:rsidRDefault="00000000" w:rsidRPr="00000000" w14:paraId="00000035">
            <w:pPr>
              <w:rPr/>
            </w:pPr>
            <w:r w:rsidDel="00000000" w:rsidR="00000000" w:rsidRPr="00000000">
              <w:rPr>
                <w:rtl w:val="0"/>
              </w:rPr>
              <w:t xml:space="preserve"> </w:t>
            </w:r>
            <w:r w:rsidDel="00000000" w:rsidR="00000000" w:rsidRPr="00000000">
              <w:rPr>
                <w:sz w:val="24"/>
                <w:szCs w:val="24"/>
                <w:rtl w:val="0"/>
              </w:rPr>
              <w:t xml:space="preserve">Deposit, withdrawal, or transfer of money</w:t>
            </w:r>
            <w:r w:rsidDel="00000000" w:rsidR="00000000" w:rsidRPr="00000000">
              <w:rPr>
                <w:rtl w:val="0"/>
              </w:rPr>
            </w:r>
          </w:p>
        </w:tc>
      </w:tr>
    </w:tbl>
    <w:p w:rsidR="00000000" w:rsidDel="00000000" w:rsidP="00000000" w:rsidRDefault="00000000" w:rsidRPr="00000000" w14:paraId="00000036">
      <w:pPr>
        <w:spacing w:after="60" w:lineRule="auto"/>
        <w:rPr/>
      </w:pPr>
      <w:r w:rsidDel="00000000" w:rsidR="00000000" w:rsidRPr="00000000">
        <w:rPr>
          <w:rtl w:val="0"/>
        </w:rPr>
      </w:r>
    </w:p>
    <w:p w:rsidR="00000000" w:rsidDel="00000000" w:rsidP="00000000" w:rsidRDefault="00000000" w:rsidRPr="00000000" w14:paraId="00000037">
      <w:pPr>
        <w:pStyle w:val="Heading2"/>
        <w:rPr/>
      </w:pPr>
      <w:bookmarkStart w:colFirst="0" w:colLast="0" w:name="_heading=h.bzf60qpz2xeh" w:id="4"/>
      <w:bookmarkEnd w:id="4"/>
      <w:r w:rsidDel="00000000" w:rsidR="00000000" w:rsidRPr="00000000">
        <w:rPr>
          <w:rtl w:val="0"/>
        </w:rPr>
        <w:t xml:space="preserve">1.4 References</w:t>
      </w:r>
    </w:p>
    <w:p w:rsidR="00000000" w:rsidDel="00000000" w:rsidP="00000000" w:rsidRDefault="00000000" w:rsidRPr="00000000" w14:paraId="00000038">
      <w:pPr>
        <w:numPr>
          <w:ilvl w:val="0"/>
          <w:numId w:val="1"/>
        </w:numPr>
        <w:spacing w:before="280" w:lineRule="auto"/>
        <w:ind w:left="720" w:hanging="360"/>
        <w:rPr>
          <w:sz w:val="24"/>
          <w:szCs w:val="24"/>
        </w:rPr>
      </w:pPr>
      <w:r w:rsidDel="00000000" w:rsidR="00000000" w:rsidRPr="00000000">
        <w:rPr>
          <w:sz w:val="24"/>
          <w:szCs w:val="24"/>
          <w:rtl w:val="0"/>
        </w:rPr>
        <w:t xml:space="preserve">IEEE Std 830-1998 – Software Requirements Specification (SRS) Guidelines. </w:t>
      </w:r>
    </w:p>
    <w:p w:rsidR="00000000" w:rsidDel="00000000" w:rsidP="00000000" w:rsidRDefault="00000000" w:rsidRPr="00000000" w14:paraId="00000039">
      <w:pPr>
        <w:numPr>
          <w:ilvl w:val="0"/>
          <w:numId w:val="1"/>
        </w:numPr>
        <w:ind w:left="720" w:hanging="360"/>
        <w:rPr>
          <w:sz w:val="24"/>
          <w:szCs w:val="24"/>
        </w:rPr>
      </w:pPr>
      <w:r w:rsidDel="00000000" w:rsidR="00000000" w:rsidRPr="00000000">
        <w:rPr>
          <w:sz w:val="24"/>
          <w:szCs w:val="24"/>
          <w:rtl w:val="0"/>
        </w:rPr>
        <w:t xml:space="preserve">Oracle MySQL Documentation. </w:t>
      </w:r>
    </w:p>
    <w:p w:rsidR="00000000" w:rsidDel="00000000" w:rsidP="00000000" w:rsidRDefault="00000000" w:rsidRPr="00000000" w14:paraId="0000003A">
      <w:pPr>
        <w:numPr>
          <w:ilvl w:val="0"/>
          <w:numId w:val="1"/>
        </w:numPr>
        <w:ind w:left="720" w:hanging="360"/>
        <w:rPr>
          <w:sz w:val="24"/>
          <w:szCs w:val="24"/>
        </w:rPr>
      </w:pPr>
      <w:r w:rsidDel="00000000" w:rsidR="00000000" w:rsidRPr="00000000">
        <w:rPr>
          <w:sz w:val="24"/>
          <w:szCs w:val="24"/>
          <w:rtl w:val="0"/>
        </w:rPr>
        <w:t xml:space="preserve">Java SE Documentation (or Python/Django Documentation if applicable). </w:t>
      </w:r>
    </w:p>
    <w:p w:rsidR="00000000" w:rsidDel="00000000" w:rsidP="00000000" w:rsidRDefault="00000000" w:rsidRPr="00000000" w14:paraId="0000003B">
      <w:pPr>
        <w:numPr>
          <w:ilvl w:val="0"/>
          <w:numId w:val="1"/>
        </w:numPr>
        <w:ind w:left="720" w:hanging="360"/>
        <w:rPr>
          <w:sz w:val="24"/>
          <w:szCs w:val="24"/>
        </w:rPr>
      </w:pPr>
      <w:r w:rsidDel="00000000" w:rsidR="00000000" w:rsidRPr="00000000">
        <w:rPr>
          <w:sz w:val="24"/>
          <w:szCs w:val="24"/>
          <w:rtl w:val="0"/>
        </w:rPr>
        <w:t xml:space="preserve">Reserve Bank of India (RBI) Banking Guidelines. </w:t>
      </w:r>
    </w:p>
    <w:p w:rsidR="00000000" w:rsidDel="00000000" w:rsidP="00000000" w:rsidRDefault="00000000" w:rsidRPr="00000000" w14:paraId="0000003C">
      <w:pPr>
        <w:numPr>
          <w:ilvl w:val="0"/>
          <w:numId w:val="1"/>
        </w:numPr>
        <w:spacing w:after="280" w:lineRule="auto"/>
        <w:ind w:left="720" w:hanging="360"/>
        <w:rPr>
          <w:sz w:val="24"/>
          <w:szCs w:val="24"/>
        </w:rPr>
      </w:pPr>
      <w:r w:rsidDel="00000000" w:rsidR="00000000" w:rsidRPr="00000000">
        <w:rPr>
          <w:sz w:val="24"/>
          <w:szCs w:val="24"/>
          <w:rtl w:val="0"/>
        </w:rPr>
        <w:t xml:space="preserve">Software Engineering by Ian Sommerville. </w:t>
      </w:r>
    </w:p>
    <w:p w:rsidR="00000000" w:rsidDel="00000000" w:rsidP="00000000" w:rsidRDefault="00000000" w:rsidRPr="00000000" w14:paraId="0000003D">
      <w:pPr>
        <w:spacing w:after="30" w:line="360" w:lineRule="auto"/>
        <w:rPr/>
      </w:pPr>
      <w:r w:rsidDel="00000000" w:rsidR="00000000" w:rsidRPr="00000000">
        <w:rPr>
          <w:rtl w:val="0"/>
        </w:rPr>
      </w:r>
    </w:p>
    <w:p w:rsidR="00000000" w:rsidDel="00000000" w:rsidP="00000000" w:rsidRDefault="00000000" w:rsidRPr="00000000" w14:paraId="0000003E">
      <w:pPr>
        <w:pStyle w:val="Heading2"/>
        <w:rPr/>
      </w:pPr>
      <w:bookmarkStart w:colFirst="0" w:colLast="0" w:name="_heading=h.6xd3ub7z7gzp" w:id="5"/>
      <w:bookmarkEnd w:id="5"/>
      <w:r w:rsidDel="00000000" w:rsidR="00000000" w:rsidRPr="00000000">
        <w:rPr>
          <w:rtl w:val="0"/>
        </w:rPr>
        <w:t xml:space="preserve">1.5 Overview</w:t>
      </w:r>
    </w:p>
    <w:p w:rsidR="00000000" w:rsidDel="00000000" w:rsidP="00000000" w:rsidRDefault="00000000" w:rsidRPr="00000000" w14:paraId="0000003F">
      <w:pPr>
        <w:spacing w:after="280" w:before="280" w:lineRule="auto"/>
        <w:rPr>
          <w:sz w:val="24"/>
          <w:szCs w:val="24"/>
        </w:rPr>
      </w:pPr>
      <w:r w:rsidDel="00000000" w:rsidR="00000000" w:rsidRPr="00000000">
        <w:rPr>
          <w:sz w:val="24"/>
          <w:szCs w:val="24"/>
          <w:rtl w:val="0"/>
        </w:rPr>
        <w:t xml:space="preserve">This Software Requirements Specification (SRS) document describes the requirements of the Banking Management System. It includes the overall system description, functional and non-functional requirements, user characteristics, interfaces, constraints, assumptions, and supporting diagrams. The document serves as a reference for developers, testers, project managers, and stakeholders throughout the software development lifecycle. Ensure all project requirements are clearly defined and understood before implementation.</w:t>
      </w:r>
    </w:p>
    <w:p w:rsidR="00000000" w:rsidDel="00000000" w:rsidP="00000000" w:rsidRDefault="00000000" w:rsidRPr="00000000" w14:paraId="00000040">
      <w:pPr>
        <w:spacing w:after="280" w:before="280" w:lineRule="auto"/>
        <w:rPr>
          <w:color w:val="999999"/>
        </w:rPr>
      </w:pP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rPr/>
      </w:pPr>
      <w:bookmarkStart w:colFirst="0" w:colLast="0" w:name="_heading=h.mkf2tk1neyr7" w:id="6"/>
      <w:bookmarkEnd w:id="6"/>
      <w:r w:rsidDel="00000000" w:rsidR="00000000" w:rsidRPr="00000000">
        <w:rPr>
          <w:rtl w:val="0"/>
        </w:rPr>
        <w:t xml:space="preserve">2. Overall Description</w:t>
      </w:r>
    </w:p>
    <w:p w:rsidR="00000000" w:rsidDel="00000000" w:rsidP="00000000" w:rsidRDefault="00000000" w:rsidRPr="00000000" w14:paraId="00000043">
      <w:pPr>
        <w:pStyle w:val="Heading2"/>
        <w:rPr/>
      </w:pPr>
      <w:bookmarkStart w:colFirst="0" w:colLast="0" w:name="_heading=h.zhx7db1tq81p" w:id="7"/>
      <w:bookmarkEnd w:id="7"/>
      <w:r w:rsidDel="00000000" w:rsidR="00000000" w:rsidRPr="00000000">
        <w:rPr>
          <w:rtl w:val="0"/>
        </w:rPr>
        <w:t xml:space="preserve">2.1 Product Perspective</w:t>
      </w:r>
    </w:p>
    <w:p w:rsidR="00000000" w:rsidDel="00000000" w:rsidP="00000000" w:rsidRDefault="00000000" w:rsidRPr="00000000" w14:paraId="00000044">
      <w:pPr>
        <w:spacing w:after="160" w:line="360" w:lineRule="auto"/>
        <w:rPr/>
      </w:pPr>
      <w:r w:rsidDel="00000000" w:rsidR="00000000" w:rsidRPr="00000000">
        <w:rPr>
          <w:rtl w:val="0"/>
        </w:rPr>
        <w:t xml:space="preserve">The Banking Management System (BMS) is a software application designed to help customers and administrators perform basic banking operations digitally. It replaces manual banking processes with a secure and efficient computerized system. The system stores customer, account, and transaction information in a centralized database. It supports basic banking services such as account management, deposits, withdrawals, fund transfers, and balance inquiries. This project is developed for educational purposes and does not include advanced banking services like loan management or international transactions.</w:t>
      </w:r>
    </w:p>
    <w:p w:rsidR="00000000" w:rsidDel="00000000" w:rsidP="00000000" w:rsidRDefault="00000000" w:rsidRPr="00000000" w14:paraId="00000045">
      <w:pPr>
        <w:pStyle w:val="Heading2"/>
        <w:rPr/>
      </w:pPr>
      <w:bookmarkStart w:colFirst="0" w:colLast="0" w:name="_heading=h.vf9qwhpughod" w:id="8"/>
      <w:bookmarkEnd w:id="8"/>
      <w:r w:rsidDel="00000000" w:rsidR="00000000" w:rsidRPr="00000000">
        <w:rPr>
          <w:rtl w:val="0"/>
        </w:rPr>
        <w:t xml:space="preserve">2.2 Product Functions</w:t>
      </w:r>
    </w:p>
    <w:p w:rsidR="00000000" w:rsidDel="00000000" w:rsidP="00000000" w:rsidRDefault="00000000" w:rsidRPr="00000000" w14:paraId="00000046">
      <w:pPr>
        <w:spacing w:after="160" w:line="360" w:lineRule="auto"/>
        <w:rPr/>
      </w:pPr>
      <w:r w:rsidDel="00000000" w:rsidR="00000000" w:rsidRPr="00000000">
        <w:rPr>
          <w:rtl w:val="0"/>
        </w:rPr>
        <w:t xml:space="preserve">The Banking Management System provides the following functions:</w:t>
      </w:r>
    </w:p>
    <w:p w:rsidR="00000000" w:rsidDel="00000000" w:rsidP="00000000" w:rsidRDefault="00000000" w:rsidRPr="00000000" w14:paraId="00000047">
      <w:pPr>
        <w:numPr>
          <w:ilvl w:val="0"/>
          <w:numId w:val="2"/>
        </w:numPr>
        <w:spacing w:line="360" w:lineRule="auto"/>
        <w:ind w:left="720" w:hanging="360"/>
        <w:rPr/>
      </w:pPr>
      <w:r w:rsidDel="00000000" w:rsidR="00000000" w:rsidRPr="00000000">
        <w:rPr>
          <w:rtl w:val="0"/>
        </w:rPr>
        <w:t xml:space="preserve">Customer registration and account creation.</w:t>
      </w:r>
    </w:p>
    <w:p w:rsidR="00000000" w:rsidDel="00000000" w:rsidP="00000000" w:rsidRDefault="00000000" w:rsidRPr="00000000" w14:paraId="00000048">
      <w:pPr>
        <w:numPr>
          <w:ilvl w:val="0"/>
          <w:numId w:val="2"/>
        </w:numPr>
        <w:spacing w:line="360" w:lineRule="auto"/>
        <w:ind w:left="720" w:hanging="360"/>
        <w:rPr/>
      </w:pPr>
      <w:r w:rsidDel="00000000" w:rsidR="00000000" w:rsidRPr="00000000">
        <w:rPr>
          <w:rtl w:val="0"/>
        </w:rPr>
        <w:t xml:space="preserve">Secure login for customers and administrators.</w:t>
      </w:r>
    </w:p>
    <w:p w:rsidR="00000000" w:rsidDel="00000000" w:rsidP="00000000" w:rsidRDefault="00000000" w:rsidRPr="00000000" w14:paraId="00000049">
      <w:pPr>
        <w:numPr>
          <w:ilvl w:val="0"/>
          <w:numId w:val="2"/>
        </w:numPr>
        <w:spacing w:line="360" w:lineRule="auto"/>
        <w:ind w:left="720" w:hanging="360"/>
        <w:rPr/>
      </w:pPr>
      <w:r w:rsidDel="00000000" w:rsidR="00000000" w:rsidRPr="00000000">
        <w:rPr>
          <w:rtl w:val="0"/>
        </w:rPr>
        <w:t xml:space="preserve">Deposit and withdrawal of money.</w:t>
      </w:r>
    </w:p>
    <w:p w:rsidR="00000000" w:rsidDel="00000000" w:rsidP="00000000" w:rsidRDefault="00000000" w:rsidRPr="00000000" w14:paraId="0000004A">
      <w:pPr>
        <w:numPr>
          <w:ilvl w:val="0"/>
          <w:numId w:val="2"/>
        </w:numPr>
        <w:spacing w:line="360" w:lineRule="auto"/>
        <w:ind w:left="720" w:hanging="360"/>
        <w:rPr/>
      </w:pPr>
      <w:r w:rsidDel="00000000" w:rsidR="00000000" w:rsidRPr="00000000">
        <w:rPr>
          <w:rtl w:val="0"/>
        </w:rPr>
        <w:t xml:space="preserve">Fund transfer between customer accounts.</w:t>
      </w:r>
    </w:p>
    <w:p w:rsidR="00000000" w:rsidDel="00000000" w:rsidP="00000000" w:rsidRDefault="00000000" w:rsidRPr="00000000" w14:paraId="0000004B">
      <w:pPr>
        <w:numPr>
          <w:ilvl w:val="0"/>
          <w:numId w:val="2"/>
        </w:numPr>
        <w:spacing w:line="360" w:lineRule="auto"/>
        <w:ind w:left="720" w:hanging="360"/>
        <w:rPr/>
      </w:pPr>
      <w:r w:rsidDel="00000000" w:rsidR="00000000" w:rsidRPr="00000000">
        <w:rPr>
          <w:rtl w:val="0"/>
        </w:rPr>
        <w:t xml:space="preserve">Balance inquiry and transaction history.</w:t>
      </w:r>
    </w:p>
    <w:p w:rsidR="00000000" w:rsidDel="00000000" w:rsidP="00000000" w:rsidRDefault="00000000" w:rsidRPr="00000000" w14:paraId="0000004C">
      <w:pPr>
        <w:numPr>
          <w:ilvl w:val="0"/>
          <w:numId w:val="2"/>
        </w:numPr>
        <w:spacing w:line="360" w:lineRule="auto"/>
        <w:ind w:left="720" w:hanging="360"/>
        <w:rPr/>
      </w:pPr>
      <w:r w:rsidDel="00000000" w:rsidR="00000000" w:rsidRPr="00000000">
        <w:rPr>
          <w:rtl w:val="0"/>
        </w:rPr>
        <w:t xml:space="preserve">Management of customer and account records by the administrator.</w:t>
      </w:r>
    </w:p>
    <w:p w:rsidR="00000000" w:rsidDel="00000000" w:rsidP="00000000" w:rsidRDefault="00000000" w:rsidRPr="00000000" w14:paraId="0000004D">
      <w:pPr>
        <w:numPr>
          <w:ilvl w:val="0"/>
          <w:numId w:val="2"/>
        </w:numPr>
        <w:spacing w:line="360" w:lineRule="auto"/>
        <w:ind w:left="720" w:hanging="360"/>
        <w:rPr/>
      </w:pPr>
      <w:r w:rsidDel="00000000" w:rsidR="00000000" w:rsidRPr="00000000">
        <w:rPr>
          <w:rtl w:val="0"/>
        </w:rPr>
        <w:t xml:space="preserve">Monitoring of banking transactions.</w:t>
      </w:r>
    </w:p>
    <w:p w:rsidR="00000000" w:rsidDel="00000000" w:rsidP="00000000" w:rsidRDefault="00000000" w:rsidRPr="00000000" w14:paraId="0000004E">
      <w:pPr>
        <w:numPr>
          <w:ilvl w:val="0"/>
          <w:numId w:val="2"/>
        </w:numPr>
        <w:spacing w:line="360" w:lineRule="auto"/>
        <w:ind w:left="720" w:hanging="360"/>
        <w:rPr/>
      </w:pPr>
      <w:r w:rsidDel="00000000" w:rsidR="00000000" w:rsidRPr="00000000">
        <w:rPr>
          <w:rtl w:val="0"/>
        </w:rPr>
        <w:t xml:space="preserve">Secure storage and retrieval of customer information.</w:t>
      </w:r>
    </w:p>
    <w:p w:rsidR="00000000" w:rsidDel="00000000" w:rsidP="00000000" w:rsidRDefault="00000000" w:rsidRPr="00000000" w14:paraId="0000004F">
      <w:pPr>
        <w:pStyle w:val="Heading2"/>
        <w:rPr/>
      </w:pPr>
      <w:bookmarkStart w:colFirst="0" w:colLast="0" w:name="_heading=h.i6ch8v7xctej" w:id="9"/>
      <w:bookmarkEnd w:id="9"/>
      <w:r w:rsidDel="00000000" w:rsidR="00000000" w:rsidRPr="00000000">
        <w:rPr>
          <w:rtl w:val="0"/>
        </w:rPr>
        <w:t xml:space="preserve">2.3 User Characteristics</w:t>
      </w:r>
    </w:p>
    <w:p w:rsidR="00000000" w:rsidDel="00000000" w:rsidP="00000000" w:rsidRDefault="00000000" w:rsidRPr="00000000" w14:paraId="00000050">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786.2595419847326"/>
        <w:gridCol w:w="3786.8702290076335"/>
        <w:gridCol w:w="3786.8702290076335"/>
        <w:tblGridChange w:id="0">
          <w:tblGrid>
            <w:gridCol w:w="1786.2595419847326"/>
            <w:gridCol w:w="3786.8702290076335"/>
            <w:gridCol w:w="3786.8702290076335"/>
          </w:tblGrid>
        </w:tblGridChange>
      </w:tblGrid>
      <w:tr>
        <w:trPr>
          <w:cantSplit w:val="0"/>
          <w:tblHeader w:val="0"/>
        </w:trPr>
        <w:tc>
          <w:tcPr>
            <w:tcBorders>
              <w:top w:color="aaaaaa" w:space="0" w:sz="8" w:val="single"/>
              <w:left w:color="aaaaaa" w:space="0" w:sz="8" w:val="single"/>
              <w:bottom w:color="aaaaaa" w:space="0" w:sz="8" w:val="single"/>
              <w:right w:color="aaaaaa" w:space="0" w:sz="8" w:val="single"/>
            </w:tcBorders>
            <w:shd w:fill="d9e2f3" w:val="clear"/>
            <w:tcMar>
              <w:top w:w="90.0" w:type="dxa"/>
              <w:left w:w="120.0" w:type="dxa"/>
              <w:bottom w:w="90.0" w:type="dxa"/>
              <w:right w:w="120.0" w:type="dxa"/>
            </w:tcMar>
          </w:tcPr>
          <w:p w:rsidR="00000000" w:rsidDel="00000000" w:rsidP="00000000" w:rsidRDefault="00000000" w:rsidRPr="00000000" w14:paraId="00000051">
            <w:pPr>
              <w:rPr/>
            </w:pPr>
            <w:r w:rsidDel="00000000" w:rsidR="00000000" w:rsidRPr="00000000">
              <w:rPr>
                <w:b w:val="1"/>
                <w:bCs w:val="1"/>
                <w:rtl w:val="0"/>
              </w:rPr>
              <w:t xml:space="preserve">User / Actor</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d9e2f3" w:val="clear"/>
            <w:tcMar>
              <w:top w:w="90.0" w:type="dxa"/>
              <w:left w:w="120.0" w:type="dxa"/>
              <w:bottom w:w="90.0" w:type="dxa"/>
              <w:right w:w="120.0" w:type="dxa"/>
            </w:tcMar>
          </w:tcPr>
          <w:p w:rsidR="00000000" w:rsidDel="00000000" w:rsidP="00000000" w:rsidRDefault="00000000" w:rsidRPr="00000000" w14:paraId="00000052">
            <w:pPr>
              <w:rPr/>
            </w:pPr>
            <w:r w:rsidDel="00000000" w:rsidR="00000000" w:rsidRPr="00000000">
              <w:rPr>
                <w:b w:val="1"/>
                <w:bCs w:val="1"/>
                <w:rtl w:val="0"/>
              </w:rPr>
              <w:t xml:space="preserve">Characteristics </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d9e2f3" w:val="clear"/>
            <w:tcMar>
              <w:top w:w="90.0" w:type="dxa"/>
              <w:left w:w="120.0" w:type="dxa"/>
              <w:bottom w:w="90.0" w:type="dxa"/>
              <w:right w:w="120.0" w:type="dxa"/>
            </w:tcMar>
          </w:tcPr>
          <w:p w:rsidR="00000000" w:rsidDel="00000000" w:rsidP="00000000" w:rsidRDefault="00000000" w:rsidRPr="00000000" w14:paraId="00000053">
            <w:pPr>
              <w:rPr>
                <w:b w:val="1"/>
                <w:bCs w:val="1"/>
              </w:rPr>
            </w:pPr>
            <w:r w:rsidDel="00000000" w:rsidR="00000000" w:rsidRPr="00000000">
              <w:rPr>
                <w:b w:val="1"/>
                <w:bCs w:val="1"/>
                <w:rtl w:val="0"/>
              </w:rPr>
              <w:t xml:space="preserve">Responsibilities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54">
            <w:pPr>
              <w:spacing w:after="160" w:lineRule="auto"/>
              <w:rPr/>
            </w:pPr>
            <w:r w:rsidDel="00000000" w:rsidR="00000000" w:rsidRPr="00000000">
              <w:rPr>
                <w:rtl w:val="0"/>
              </w:rPr>
              <w:t xml:space="preserve">Customer</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55">
            <w:pPr>
              <w:spacing w:after="160" w:lineRule="auto"/>
              <w:rPr/>
            </w:pPr>
            <w:r w:rsidDel="00000000" w:rsidR="00000000" w:rsidRPr="00000000">
              <w:rPr>
                <w:rtl w:val="0"/>
              </w:rPr>
              <w:t xml:space="preserve">A registered bank account holder with basic computer knowledge.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56">
            <w:pPr>
              <w:spacing w:after="160" w:lineRule="auto"/>
              <w:rPr/>
            </w:pPr>
            <w:r w:rsidDel="00000000" w:rsidR="00000000" w:rsidRPr="00000000">
              <w:rPr>
                <w:rtl w:val="0"/>
              </w:rPr>
              <w:t xml:space="preserve">Log in, view account details, check balance, deposit or withdraw money, transfer funds, and view transaction history.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57">
            <w:pPr>
              <w:spacing w:after="160" w:lineRule="auto"/>
              <w:rPr/>
            </w:pPr>
            <w:r w:rsidDel="00000000" w:rsidR="00000000" w:rsidRPr="00000000">
              <w:rPr>
                <w:rtl w:val="0"/>
              </w:rPr>
              <w:t xml:space="preserve">Administrator (Admin)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58">
            <w:pPr>
              <w:spacing w:after="160" w:lineRule="auto"/>
              <w:rPr/>
            </w:pPr>
            <w:r w:rsidDel="00000000" w:rsidR="00000000" w:rsidRPr="00000000">
              <w:rPr>
                <w:rtl w:val="0"/>
              </w:rPr>
              <w:t xml:space="preserve">Authorized bank staff responsible for managing the system.</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59">
            <w:pPr>
              <w:spacing w:after="160" w:lineRule="auto"/>
              <w:rPr/>
            </w:pPr>
            <w:r w:rsidDel="00000000" w:rsidR="00000000" w:rsidRPr="00000000">
              <w:rPr>
                <w:rtl w:val="0"/>
              </w:rPr>
              <w:t xml:space="preserve">Create and manage customer accounts, monitor transactions, update records, and maintain system security.</w:t>
            </w:r>
          </w:p>
        </w:tc>
      </w:tr>
    </w:tbl>
    <w:p w:rsidR="00000000" w:rsidDel="00000000" w:rsidP="00000000" w:rsidRDefault="00000000" w:rsidRPr="00000000" w14:paraId="0000005A">
      <w:pPr>
        <w:spacing w:after="60" w:lineRule="auto"/>
        <w:rPr/>
      </w:pPr>
      <w:r w:rsidDel="00000000" w:rsidR="00000000" w:rsidRPr="00000000">
        <w:rPr>
          <w:rtl w:val="0"/>
        </w:rPr>
      </w:r>
    </w:p>
    <w:p w:rsidR="00000000" w:rsidDel="00000000" w:rsidP="00000000" w:rsidRDefault="00000000" w:rsidRPr="00000000" w14:paraId="0000005B">
      <w:pPr>
        <w:pStyle w:val="Heading2"/>
        <w:rPr/>
      </w:pPr>
      <w:bookmarkStart w:colFirst="0" w:colLast="0" w:name="_heading=h.pbcbgxfjjfqn" w:id="10"/>
      <w:bookmarkEnd w:id="10"/>
      <w:r w:rsidDel="00000000" w:rsidR="00000000" w:rsidRPr="00000000">
        <w:rPr>
          <w:rtl w:val="0"/>
        </w:rPr>
      </w:r>
    </w:p>
    <w:p w:rsidR="00000000" w:rsidDel="00000000" w:rsidP="00000000" w:rsidRDefault="00000000" w:rsidRPr="00000000" w14:paraId="0000005C">
      <w:pPr>
        <w:pStyle w:val="Heading2"/>
        <w:rPr/>
      </w:pPr>
      <w:bookmarkStart w:colFirst="0" w:colLast="0" w:name="_heading=h.9la571dx6odj" w:id="11"/>
      <w:bookmarkEnd w:id="11"/>
      <w:r w:rsidDel="00000000" w:rsidR="00000000" w:rsidRPr="00000000">
        <w:rPr>
          <w:rtl w:val="0"/>
        </w:rPr>
      </w:r>
    </w:p>
    <w:p w:rsidR="00000000" w:rsidDel="00000000" w:rsidP="00000000" w:rsidRDefault="00000000" w:rsidRPr="00000000" w14:paraId="0000005D">
      <w:pPr>
        <w:pStyle w:val="Heading2"/>
        <w:rPr/>
      </w:pPr>
      <w:bookmarkStart w:colFirst="0" w:colLast="0" w:name="_heading=h.3t91k0i0j6u6" w:id="12"/>
      <w:bookmarkEnd w:id="12"/>
      <w:r w:rsidDel="00000000" w:rsidR="00000000" w:rsidRPr="00000000">
        <w:rPr>
          <w:rtl w:val="0"/>
        </w:rPr>
        <w:t xml:space="preserve">2.4 Constraints</w:t>
      </w:r>
    </w:p>
    <w:p w:rsidR="00000000" w:rsidDel="00000000" w:rsidP="00000000" w:rsidRDefault="00000000" w:rsidRPr="00000000" w14:paraId="0000005E">
      <w:pPr>
        <w:numPr>
          <w:ilvl w:val="0"/>
          <w:numId w:val="4"/>
        </w:numPr>
        <w:spacing w:line="360" w:lineRule="auto"/>
        <w:ind w:left="720" w:hanging="360"/>
        <w:rPr/>
      </w:pPr>
      <w:r w:rsidDel="00000000" w:rsidR="00000000" w:rsidRPr="00000000">
        <w:rPr>
          <w:rtl w:val="0"/>
        </w:rPr>
        <w:t xml:space="preserve">The system requires a computer or mobile device with an internet connection.</w:t>
      </w:r>
    </w:p>
    <w:p w:rsidR="00000000" w:rsidDel="00000000" w:rsidP="00000000" w:rsidRDefault="00000000" w:rsidRPr="00000000" w14:paraId="0000005F">
      <w:pPr>
        <w:numPr>
          <w:ilvl w:val="0"/>
          <w:numId w:val="4"/>
        </w:numPr>
        <w:spacing w:line="360" w:lineRule="auto"/>
        <w:ind w:left="720" w:hanging="360"/>
        <w:rPr/>
      </w:pPr>
      <w:r w:rsidDel="00000000" w:rsidR="00000000" w:rsidRPr="00000000">
        <w:rPr>
          <w:rtl w:val="0"/>
        </w:rPr>
        <w:t xml:space="preserve">Only authorized users can access the system through valid login credentials.</w:t>
      </w:r>
    </w:p>
    <w:p w:rsidR="00000000" w:rsidDel="00000000" w:rsidP="00000000" w:rsidRDefault="00000000" w:rsidRPr="00000000" w14:paraId="00000060">
      <w:pPr>
        <w:numPr>
          <w:ilvl w:val="0"/>
          <w:numId w:val="4"/>
        </w:numPr>
        <w:spacing w:line="360" w:lineRule="auto"/>
        <w:ind w:left="720" w:hanging="360"/>
        <w:rPr/>
      </w:pPr>
      <w:r w:rsidDel="00000000" w:rsidR="00000000" w:rsidRPr="00000000">
        <w:rPr>
          <w:rtl w:val="0"/>
        </w:rPr>
        <w:t xml:space="preserve">Customer information and transactions must be stored securely in the database.</w:t>
      </w:r>
    </w:p>
    <w:p w:rsidR="00000000" w:rsidDel="00000000" w:rsidP="00000000" w:rsidRDefault="00000000" w:rsidRPr="00000000" w14:paraId="00000061">
      <w:pPr>
        <w:numPr>
          <w:ilvl w:val="0"/>
          <w:numId w:val="4"/>
        </w:numPr>
        <w:spacing w:line="360" w:lineRule="auto"/>
        <w:ind w:left="720" w:hanging="360"/>
        <w:rPr/>
      </w:pPr>
      <w:r w:rsidDel="00000000" w:rsidR="00000000" w:rsidRPr="00000000">
        <w:rPr>
          <w:rtl w:val="0"/>
        </w:rPr>
        <w:t xml:space="preserve">The system is limited to basic banking operations and does not support loans, credit cards, or international banking services.</w:t>
      </w:r>
    </w:p>
    <w:p w:rsidR="00000000" w:rsidDel="00000000" w:rsidP="00000000" w:rsidRDefault="00000000" w:rsidRPr="00000000" w14:paraId="00000062">
      <w:pPr>
        <w:numPr>
          <w:ilvl w:val="0"/>
          <w:numId w:val="4"/>
        </w:numPr>
        <w:spacing w:line="360" w:lineRule="auto"/>
        <w:ind w:left="720" w:hanging="360"/>
        <w:rPr/>
      </w:pPr>
      <w:r w:rsidDel="00000000" w:rsidR="00000000" w:rsidRPr="00000000">
        <w:rPr>
          <w:rtl w:val="0"/>
        </w:rPr>
        <w:t xml:space="preserve">The project is intended for educational use and follows basic banking guidelines.</w:t>
      </w:r>
    </w:p>
    <w:p w:rsidR="00000000" w:rsidDel="00000000" w:rsidP="00000000" w:rsidRDefault="00000000" w:rsidRPr="00000000" w14:paraId="00000063">
      <w:pPr>
        <w:pStyle w:val="Heading2"/>
        <w:rPr/>
      </w:pPr>
      <w:bookmarkStart w:colFirst="0" w:colLast="0" w:name="_heading=h.n27mo5tjyul3" w:id="13"/>
      <w:bookmarkEnd w:id="13"/>
      <w:r w:rsidDel="00000000" w:rsidR="00000000" w:rsidRPr="00000000">
        <w:rPr>
          <w:rtl w:val="0"/>
        </w:rPr>
        <w:t xml:space="preserve">2.5 Assumptions and Dependencies</w:t>
      </w:r>
    </w:p>
    <w:p w:rsidR="00000000" w:rsidDel="00000000" w:rsidP="00000000" w:rsidRDefault="00000000" w:rsidRPr="00000000" w14:paraId="00000064">
      <w:pPr>
        <w:spacing w:after="30" w:line="360" w:lineRule="auto"/>
        <w:rPr/>
      </w:pPr>
      <w:r w:rsidDel="00000000" w:rsidR="00000000" w:rsidRPr="00000000">
        <w:rPr>
          <w:rtl w:val="0"/>
        </w:rPr>
        <w:t xml:space="preserve">Customers have completed the required KYC process before using the system.</w:t>
      </w:r>
    </w:p>
    <w:p w:rsidR="00000000" w:rsidDel="00000000" w:rsidP="00000000" w:rsidRDefault="00000000" w:rsidRPr="00000000" w14:paraId="00000065">
      <w:pPr>
        <w:spacing w:after="30" w:line="360" w:lineRule="auto"/>
        <w:rPr/>
      </w:pPr>
      <w:r w:rsidDel="00000000" w:rsidR="00000000" w:rsidRPr="00000000">
        <w:rPr>
          <w:rtl w:val="0"/>
        </w:rPr>
        <w:t xml:space="preserve">Database server and network connection are available during system operation.</w:t>
      </w:r>
    </w:p>
    <w:p w:rsidR="00000000" w:rsidDel="00000000" w:rsidP="00000000" w:rsidRDefault="00000000" w:rsidRPr="00000000" w14:paraId="00000066">
      <w:pPr>
        <w:spacing w:after="30" w:line="360" w:lineRule="auto"/>
        <w:rPr/>
      </w:pPr>
      <w:r w:rsidDel="00000000" w:rsidR="00000000" w:rsidRPr="00000000">
        <w:rPr>
          <w:rtl w:val="0"/>
        </w:rPr>
        <w:t xml:space="preserve">Users have valid login credentials to access the system.</w:t>
      </w:r>
    </w:p>
    <w:p w:rsidR="00000000" w:rsidDel="00000000" w:rsidP="00000000" w:rsidRDefault="00000000" w:rsidRPr="00000000" w14:paraId="00000067">
      <w:pPr>
        <w:spacing w:after="30" w:line="360" w:lineRule="auto"/>
        <w:rPr/>
      </w:pPr>
      <w:r w:rsidDel="00000000" w:rsidR="00000000" w:rsidRPr="00000000">
        <w:rPr>
          <w:rtl w:val="0"/>
        </w:rPr>
        <w:t xml:space="preserve">The system depends on the DBMS for storing customer, account, and transaction data.</w:t>
      </w:r>
    </w:p>
    <w:p w:rsidR="00000000" w:rsidDel="00000000" w:rsidP="00000000" w:rsidRDefault="00000000" w:rsidRPr="00000000" w14:paraId="00000068">
      <w:pPr>
        <w:spacing w:after="30" w:line="360" w:lineRule="auto"/>
        <w:rPr/>
      </w:pPr>
      <w:r w:rsidDel="00000000" w:rsidR="00000000" w:rsidRPr="00000000">
        <w:rPr>
          <w:rtl w:val="0"/>
        </w:rPr>
        <w:t xml:space="preserve">OTP and other authentication services are available for secure user verification where required.</w:t>
      </w:r>
    </w:p>
    <w:p w:rsidR="00000000" w:rsidDel="00000000" w:rsidP="00000000" w:rsidRDefault="00000000" w:rsidRPr="00000000" w14:paraId="00000069">
      <w:pPr>
        <w:spacing w:after="3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rPr/>
      </w:pPr>
      <w:bookmarkStart w:colFirst="0" w:colLast="0" w:name="_heading=h.byjmp26890fn" w:id="14"/>
      <w:bookmarkEnd w:id="14"/>
      <w:r w:rsidDel="00000000" w:rsidR="00000000" w:rsidRPr="00000000">
        <w:rPr>
          <w:rtl w:val="0"/>
        </w:rPr>
        <w:t xml:space="preserve">3. Specific Requirements</w:t>
      </w:r>
    </w:p>
    <w:p w:rsidR="00000000" w:rsidDel="00000000" w:rsidP="00000000" w:rsidRDefault="00000000" w:rsidRPr="00000000" w14:paraId="0000006B">
      <w:pPr>
        <w:pStyle w:val="Heading2"/>
        <w:rPr/>
      </w:pPr>
      <w:bookmarkStart w:colFirst="0" w:colLast="0" w:name="_heading=h.sc96v9xvz1nt" w:id="15"/>
      <w:bookmarkEnd w:id="15"/>
      <w:r w:rsidDel="00000000" w:rsidR="00000000" w:rsidRPr="00000000">
        <w:rPr>
          <w:rtl w:val="0"/>
        </w:rPr>
        <w:t xml:space="preserve">3.1 External Interface Requirements</w:t>
      </w:r>
    </w:p>
    <w:p w:rsidR="00000000" w:rsidDel="00000000" w:rsidP="00000000" w:rsidRDefault="00000000" w:rsidRPr="00000000" w14:paraId="0000006C">
      <w:pPr>
        <w:pStyle w:val="Heading3"/>
        <w:rPr/>
      </w:pPr>
      <w:bookmarkStart w:colFirst="0" w:colLast="0" w:name="_heading=h.c3qojulazdky" w:id="16"/>
      <w:bookmarkEnd w:id="16"/>
      <w:r w:rsidDel="00000000" w:rsidR="00000000" w:rsidRPr="00000000">
        <w:rPr>
          <w:rtl w:val="0"/>
        </w:rPr>
        <w:t xml:space="preserve">3.1.1 User Interfaces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line="360" w:lineRule="auto"/>
        <w:rPr/>
      </w:pPr>
      <w:r w:rsidDel="00000000" w:rsidR="00000000" w:rsidRPr="00000000">
        <w:rPr>
          <w:rtl w:val="0"/>
        </w:rPr>
        <w:t xml:space="preserve">The system shall provide separate login interfaces for customers, bank employees, and administrators.</w:t>
      </w:r>
    </w:p>
    <w:p w:rsidR="00000000" w:rsidDel="00000000" w:rsidP="00000000" w:rsidRDefault="00000000" w:rsidRPr="00000000" w14:paraId="0000006F">
      <w:pPr>
        <w:spacing w:line="360" w:lineRule="auto"/>
        <w:rPr/>
      </w:pPr>
      <w:r w:rsidDel="00000000" w:rsidR="00000000" w:rsidRPr="00000000">
        <w:rPr>
          <w:rtl w:val="0"/>
        </w:rPr>
        <w:t xml:space="preserve">Customers shall be able to view account balances, transfer funds, pay bills, and access transaction history through a user-friendly dashboard.</w:t>
      </w:r>
    </w:p>
    <w:p w:rsidR="00000000" w:rsidDel="00000000" w:rsidP="00000000" w:rsidRDefault="00000000" w:rsidRPr="00000000" w14:paraId="00000070">
      <w:pPr>
        <w:spacing w:line="360" w:lineRule="auto"/>
        <w:rPr/>
      </w:pPr>
      <w:r w:rsidDel="00000000" w:rsidR="00000000" w:rsidRPr="00000000">
        <w:rPr>
          <w:rtl w:val="0"/>
        </w:rPr>
        <w:t xml:space="preserve">Employees shall have interfaces to manage customer accounts, process transactions, and approve requests.</w:t>
      </w:r>
    </w:p>
    <w:p w:rsidR="00000000" w:rsidDel="00000000" w:rsidP="00000000" w:rsidRDefault="00000000" w:rsidRPr="00000000" w14:paraId="00000071">
      <w:pPr>
        <w:spacing w:line="360" w:lineRule="auto"/>
        <w:rPr/>
      </w:pPr>
      <w:r w:rsidDel="00000000" w:rsidR="00000000" w:rsidRPr="00000000">
        <w:rPr>
          <w:rtl w:val="0"/>
        </w:rPr>
        <w:t xml:space="preserve">The application shall provide responsive web and mobile interfaces with clear navigation, error messages, and transaction confirmations.</w:t>
      </w:r>
    </w:p>
    <w:p w:rsidR="00000000" w:rsidDel="00000000" w:rsidP="00000000" w:rsidRDefault="00000000" w:rsidRPr="00000000" w14:paraId="00000072">
      <w:pPr>
        <w:spacing w:after="30" w:line="360" w:lineRule="auto"/>
        <w:rPr/>
      </w:pPr>
      <w:r w:rsidDel="00000000" w:rsidR="00000000" w:rsidRPr="00000000">
        <w:rPr>
          <w:rtl w:val="0"/>
        </w:rPr>
      </w:r>
    </w:p>
    <w:p w:rsidR="00000000" w:rsidDel="00000000" w:rsidP="00000000" w:rsidRDefault="00000000" w:rsidRPr="00000000" w14:paraId="00000073">
      <w:pPr>
        <w:pStyle w:val="Heading3"/>
        <w:rPr/>
      </w:pPr>
      <w:bookmarkStart w:colFirst="0" w:colLast="0" w:name="_heading=h.iad7lzirhxsj" w:id="17"/>
      <w:bookmarkEnd w:id="17"/>
      <w:r w:rsidDel="00000000" w:rsidR="00000000" w:rsidRPr="00000000">
        <w:rPr>
          <w:rtl w:val="0"/>
        </w:rPr>
        <w:t xml:space="preserve">3.1.2 Hardware Interfaces</w:t>
      </w:r>
    </w:p>
    <w:p w:rsidR="00000000" w:rsidDel="00000000" w:rsidP="00000000" w:rsidRDefault="00000000" w:rsidRPr="00000000" w14:paraId="00000074">
      <w:pPr>
        <w:spacing w:line="360" w:lineRule="auto"/>
        <w:ind w:left="0" w:firstLine="0"/>
        <w:rPr/>
      </w:pPr>
      <w:r w:rsidDel="00000000" w:rsidR="00000000" w:rsidRPr="00000000">
        <w:rPr>
          <w:rtl w:val="0"/>
        </w:rPr>
        <w:t xml:space="preserve">The system shall operate on standard desktop computers, laptops, smartphones, and tablets.</w:t>
      </w:r>
    </w:p>
    <w:p w:rsidR="00000000" w:rsidDel="00000000" w:rsidP="00000000" w:rsidRDefault="00000000" w:rsidRPr="00000000" w14:paraId="00000075">
      <w:pPr>
        <w:spacing w:line="360" w:lineRule="auto"/>
        <w:ind w:left="0" w:firstLine="0"/>
        <w:rPr/>
      </w:pPr>
      <w:r w:rsidDel="00000000" w:rsidR="00000000" w:rsidRPr="00000000">
        <w:rPr>
          <w:rtl w:val="0"/>
        </w:rPr>
        <w:t xml:space="preserve">The banking server shall support secure storage, backup devices, and high-performance processing.</w:t>
      </w:r>
    </w:p>
    <w:p w:rsidR="00000000" w:rsidDel="00000000" w:rsidP="00000000" w:rsidRDefault="00000000" w:rsidRPr="00000000" w14:paraId="00000076">
      <w:pPr>
        <w:spacing w:line="360" w:lineRule="auto"/>
        <w:ind w:left="0" w:firstLine="0"/>
        <w:rPr/>
      </w:pPr>
      <w:r w:rsidDel="00000000" w:rsidR="00000000" w:rsidRPr="00000000">
        <w:rPr>
          <w:rtl w:val="0"/>
        </w:rPr>
        <w:t xml:space="preserve">The system shall interface with ATMs, biometric devices, cheque scanners, card readers, and receipt printers where required.</w:t>
      </w:r>
    </w:p>
    <w:p w:rsidR="00000000" w:rsidDel="00000000" w:rsidP="00000000" w:rsidRDefault="00000000" w:rsidRPr="00000000" w14:paraId="00000077">
      <w:pPr>
        <w:spacing w:line="360" w:lineRule="auto"/>
        <w:ind w:left="0" w:firstLine="0"/>
        <w:rPr/>
      </w:pPr>
      <w:r w:rsidDel="00000000" w:rsidR="00000000" w:rsidRPr="00000000">
        <w:rPr>
          <w:rtl w:val="0"/>
        </w:rPr>
        <w:t xml:space="preserve">Backup servers and storage devices shall be available for disaster recovery.</w:t>
      </w:r>
    </w:p>
    <w:p w:rsidR="00000000" w:rsidDel="00000000" w:rsidP="00000000" w:rsidRDefault="00000000" w:rsidRPr="00000000" w14:paraId="00000078">
      <w:pPr>
        <w:spacing w:after="30" w:line="360" w:lineRule="auto"/>
        <w:rPr>
          <w:color w:val="999999"/>
        </w:rPr>
      </w:pPr>
      <w:r w:rsidDel="00000000" w:rsidR="00000000" w:rsidRPr="00000000">
        <w:rPr>
          <w:rtl w:val="0"/>
        </w:rPr>
      </w:r>
    </w:p>
    <w:p w:rsidR="00000000" w:rsidDel="00000000" w:rsidP="00000000" w:rsidRDefault="00000000" w:rsidRPr="00000000" w14:paraId="00000079">
      <w:pPr>
        <w:pStyle w:val="Heading3"/>
        <w:rPr/>
      </w:pPr>
      <w:bookmarkStart w:colFirst="0" w:colLast="0" w:name="_heading=h.723sft8jp6l7" w:id="18"/>
      <w:bookmarkEnd w:id="18"/>
      <w:r w:rsidDel="00000000" w:rsidR="00000000" w:rsidRPr="00000000">
        <w:rPr>
          <w:rtl w:val="0"/>
        </w:rPr>
        <w:t xml:space="preserve">3.1.3 Software Interfaces</w:t>
      </w:r>
    </w:p>
    <w:p w:rsidR="00000000" w:rsidDel="00000000" w:rsidP="00000000" w:rsidRDefault="00000000" w:rsidRPr="00000000" w14:paraId="0000007A">
      <w:pPr>
        <w:numPr>
          <w:ilvl w:val="0"/>
          <w:numId w:val="5"/>
        </w:numPr>
        <w:spacing w:line="360" w:lineRule="auto"/>
        <w:ind w:left="720" w:hanging="360"/>
        <w:rPr/>
      </w:pPr>
      <w:r w:rsidDel="00000000" w:rsidR="00000000" w:rsidRPr="00000000">
        <w:rPr>
          <w:rtl w:val="0"/>
        </w:rPr>
        <w:t xml:space="preserve">The system shall use a relational database such as MySQL, PostgreSQL, or Oracle Database.</w:t>
      </w:r>
    </w:p>
    <w:p w:rsidR="00000000" w:rsidDel="00000000" w:rsidP="00000000" w:rsidRDefault="00000000" w:rsidRPr="00000000" w14:paraId="0000007B">
      <w:pPr>
        <w:numPr>
          <w:ilvl w:val="0"/>
          <w:numId w:val="5"/>
        </w:numPr>
        <w:spacing w:line="360" w:lineRule="auto"/>
        <w:ind w:left="720" w:hanging="360"/>
        <w:rPr/>
      </w:pPr>
      <w:r w:rsidDel="00000000" w:rsidR="00000000" w:rsidRPr="00000000">
        <w:rPr>
          <w:rtl w:val="0"/>
        </w:rPr>
        <w:t xml:space="preserve">It shall integrate with payment gateways, SMS gateways, email servers, and core banking applications.</w:t>
      </w:r>
    </w:p>
    <w:p w:rsidR="00000000" w:rsidDel="00000000" w:rsidP="00000000" w:rsidRDefault="00000000" w:rsidRPr="00000000" w14:paraId="0000007C">
      <w:pPr>
        <w:numPr>
          <w:ilvl w:val="0"/>
          <w:numId w:val="5"/>
        </w:numPr>
        <w:spacing w:line="360" w:lineRule="auto"/>
        <w:ind w:left="720" w:hanging="360"/>
        <w:rPr/>
      </w:pPr>
      <w:r w:rsidDel="00000000" w:rsidR="00000000" w:rsidRPr="00000000">
        <w:rPr>
          <w:rtl w:val="0"/>
        </w:rPr>
        <w:t xml:space="preserve">The application shall support modern web browsers including Chrome, Firefox, Edge, and Safari.</w:t>
      </w:r>
    </w:p>
    <w:p w:rsidR="00000000" w:rsidDel="00000000" w:rsidP="00000000" w:rsidRDefault="00000000" w:rsidRPr="00000000" w14:paraId="0000007D">
      <w:pPr>
        <w:numPr>
          <w:ilvl w:val="0"/>
          <w:numId w:val="5"/>
        </w:numPr>
        <w:spacing w:after="30" w:line="360" w:lineRule="auto"/>
        <w:ind w:left="720" w:hanging="360"/>
        <w:rPr/>
      </w:pPr>
      <w:r w:rsidDel="00000000" w:rsidR="00000000" w:rsidRPr="00000000">
        <w:rPr>
          <w:rtl w:val="0"/>
        </w:rPr>
        <w:t xml:space="preserve">RESTful APIs shall be available for integration with third-party financial services and mobile banking applications</w:t>
      </w:r>
    </w:p>
    <w:p w:rsidR="00000000" w:rsidDel="00000000" w:rsidP="00000000" w:rsidRDefault="00000000" w:rsidRPr="00000000" w14:paraId="0000007E">
      <w:pPr>
        <w:spacing w:after="30" w:line="360" w:lineRule="auto"/>
        <w:rPr/>
      </w:pPr>
      <w:r w:rsidDel="00000000" w:rsidR="00000000" w:rsidRPr="00000000">
        <w:rPr>
          <w:rtl w:val="0"/>
        </w:rPr>
      </w:r>
    </w:p>
    <w:p w:rsidR="00000000" w:rsidDel="00000000" w:rsidP="00000000" w:rsidRDefault="00000000" w:rsidRPr="00000000" w14:paraId="0000007F">
      <w:pPr>
        <w:pStyle w:val="Heading3"/>
        <w:rPr/>
      </w:pPr>
      <w:bookmarkStart w:colFirst="0" w:colLast="0" w:name="_heading=h.5bzy0ihongob" w:id="19"/>
      <w:bookmarkEnd w:id="19"/>
      <w:r w:rsidDel="00000000" w:rsidR="00000000" w:rsidRPr="00000000">
        <w:rPr>
          <w:rtl w:val="0"/>
        </w:rPr>
        <w:t xml:space="preserve">3.1.4 Communication Interfaces</w:t>
      </w:r>
    </w:p>
    <w:p w:rsidR="00000000" w:rsidDel="00000000" w:rsidP="00000000" w:rsidRDefault="00000000" w:rsidRPr="00000000" w14:paraId="00000080">
      <w:pPr>
        <w:numPr>
          <w:ilvl w:val="0"/>
          <w:numId w:val="3"/>
        </w:numPr>
        <w:spacing w:line="360" w:lineRule="auto"/>
        <w:ind w:left="720" w:hanging="360"/>
        <w:rPr/>
      </w:pPr>
      <w:r w:rsidDel="00000000" w:rsidR="00000000" w:rsidRPr="00000000">
        <w:rPr>
          <w:rtl w:val="0"/>
        </w:rPr>
        <w:t xml:space="preserve">The system shall use HTTPS with SSL/TLS encryption for secure communication.</w:t>
      </w:r>
    </w:p>
    <w:p w:rsidR="00000000" w:rsidDel="00000000" w:rsidP="00000000" w:rsidRDefault="00000000" w:rsidRPr="00000000" w14:paraId="00000081">
      <w:pPr>
        <w:numPr>
          <w:ilvl w:val="0"/>
          <w:numId w:val="3"/>
        </w:numPr>
        <w:spacing w:line="360" w:lineRule="auto"/>
        <w:ind w:left="720" w:hanging="360"/>
        <w:rPr/>
      </w:pPr>
      <w:r w:rsidDel="00000000" w:rsidR="00000000" w:rsidRPr="00000000">
        <w:rPr>
          <w:rtl w:val="0"/>
        </w:rPr>
        <w:t xml:space="preserve">The application shall support TCP/IP networking.</w:t>
      </w:r>
    </w:p>
    <w:p w:rsidR="00000000" w:rsidDel="00000000" w:rsidP="00000000" w:rsidRDefault="00000000" w:rsidRPr="00000000" w14:paraId="00000082">
      <w:pPr>
        <w:numPr>
          <w:ilvl w:val="0"/>
          <w:numId w:val="3"/>
        </w:numPr>
        <w:spacing w:line="360" w:lineRule="auto"/>
        <w:ind w:left="720" w:hanging="360"/>
        <w:rPr/>
      </w:pPr>
      <w:r w:rsidDel="00000000" w:rsidR="00000000" w:rsidRPr="00000000">
        <w:rPr>
          <w:rtl w:val="0"/>
        </w:rPr>
        <w:t xml:space="preserve">SMS and email services shall be integrated to send OTPs, transaction alerts, and account notifications.</w:t>
      </w:r>
    </w:p>
    <w:p w:rsidR="00000000" w:rsidDel="00000000" w:rsidP="00000000" w:rsidRDefault="00000000" w:rsidRPr="00000000" w14:paraId="00000083">
      <w:pPr>
        <w:numPr>
          <w:ilvl w:val="0"/>
          <w:numId w:val="3"/>
        </w:numPr>
        <w:spacing w:line="360" w:lineRule="auto"/>
        <w:ind w:left="720" w:hanging="360"/>
        <w:rPr/>
      </w:pPr>
      <w:r w:rsidDel="00000000" w:rsidR="00000000" w:rsidRPr="00000000">
        <w:rPr>
          <w:rtl w:val="0"/>
        </w:rPr>
        <w:t xml:space="preserve">APIs shall enable secure communication with external banking and payment systems.</w:t>
      </w:r>
    </w:p>
    <w:p w:rsidR="00000000" w:rsidDel="00000000" w:rsidP="00000000" w:rsidRDefault="00000000" w:rsidRPr="00000000" w14:paraId="00000084">
      <w:pPr>
        <w:spacing w:after="30" w:line="360" w:lineRule="auto"/>
        <w:rPr/>
      </w:pPr>
      <w:r w:rsidDel="00000000" w:rsidR="00000000" w:rsidRPr="00000000">
        <w:rPr>
          <w:rtl w:val="0"/>
        </w:rPr>
      </w:r>
    </w:p>
    <w:p w:rsidR="00000000" w:rsidDel="00000000" w:rsidP="00000000" w:rsidRDefault="00000000" w:rsidRPr="00000000" w14:paraId="00000085">
      <w:pPr>
        <w:pStyle w:val="Heading2"/>
        <w:rPr/>
      </w:pPr>
      <w:bookmarkStart w:colFirst="0" w:colLast="0" w:name="_heading=h.1yy0tabln22q" w:id="20"/>
      <w:bookmarkEnd w:id="20"/>
      <w:r w:rsidDel="00000000" w:rsidR="00000000" w:rsidRPr="00000000">
        <w:rPr>
          <w:rtl w:val="0"/>
        </w:rPr>
        <w:t xml:space="preserve">3.2 Functional Requirements</w:t>
      </w:r>
    </w:p>
    <w:tbl>
      <w:tblPr>
        <w:tblStyle w:val="Table3"/>
        <w:tblW w:w="99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8985"/>
        <w:tblGridChange w:id="0">
          <w:tblGrid>
            <w:gridCol w:w="915"/>
            <w:gridCol w:w="8985"/>
          </w:tblGrid>
        </w:tblGridChange>
      </w:tblGrid>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100.0" w:type="dxa"/>
              <w:left w:w="120.0" w:type="dxa"/>
              <w:bottom w:w="100.0" w:type="dxa"/>
              <w:right w:w="120.0" w:type="dxa"/>
            </w:tcMar>
            <w:vAlign w:val="top"/>
          </w:tcPr>
          <w:p w:rsidR="00000000" w:rsidDel="00000000" w:rsidP="00000000" w:rsidRDefault="00000000" w:rsidRPr="00000000" w14:paraId="00000086">
            <w:pPr>
              <w:pStyle w:val="Heading2"/>
              <w:spacing w:after="160" w:before="0" w:lineRule="auto"/>
              <w:rPr>
                <w:color w:val="000000"/>
                <w:sz w:val="18"/>
                <w:szCs w:val="18"/>
              </w:rPr>
            </w:pPr>
            <w:r w:rsidDel="00000000" w:rsidR="00000000" w:rsidRPr="00000000">
              <w:rPr>
                <w:color w:val="000000"/>
                <w:sz w:val="18"/>
                <w:szCs w:val="18"/>
                <w:rtl w:val="0"/>
              </w:rPr>
              <w:t xml:space="preserve">Req. ID</w:t>
            </w:r>
          </w:p>
        </w:tc>
        <w:tc>
          <w:tcPr>
            <w:tcBorders>
              <w:top w:color="000000" w:space="0" w:sz="8" w:val="single"/>
              <w:left w:color="000000" w:space="0" w:sz="8" w:val="single"/>
              <w:bottom w:color="000000" w:space="0" w:sz="8" w:val="single"/>
              <w:right w:color="000000" w:space="0" w:sz="8" w:val="single"/>
            </w:tcBorders>
            <w:shd w:fill="d9e2f3" w:val="clear"/>
            <w:tcMar>
              <w:top w:w="100.0" w:type="dxa"/>
              <w:left w:w="120.0" w:type="dxa"/>
              <w:bottom w:w="100.0" w:type="dxa"/>
              <w:right w:w="120.0" w:type="dxa"/>
            </w:tcMar>
            <w:vAlign w:val="top"/>
          </w:tcPr>
          <w:p w:rsidR="00000000" w:rsidDel="00000000" w:rsidP="00000000" w:rsidRDefault="00000000" w:rsidRPr="00000000" w14:paraId="00000087">
            <w:pPr>
              <w:pStyle w:val="Heading2"/>
              <w:spacing w:after="160" w:before="0" w:lineRule="auto"/>
              <w:rPr>
                <w:color w:val="000000"/>
                <w:sz w:val="18"/>
                <w:szCs w:val="18"/>
              </w:rPr>
            </w:pPr>
            <w:r w:rsidDel="00000000" w:rsidR="00000000" w:rsidRPr="00000000">
              <w:rPr>
                <w:color w:val="000000"/>
                <w:sz w:val="18"/>
                <w:szCs w:val="18"/>
                <w:rtl w:val="0"/>
              </w:rPr>
              <w:t xml:space="preserve">Requirement Description</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88">
            <w:pPr>
              <w:pStyle w:val="Heading2"/>
              <w:spacing w:after="160" w:before="0" w:lineRule="auto"/>
              <w:rPr>
                <w:b w:val="0"/>
                <w:bCs w:val="0"/>
                <w:color w:val="000000"/>
                <w:sz w:val="18"/>
                <w:szCs w:val="18"/>
              </w:rPr>
            </w:pPr>
            <w:r w:rsidDel="00000000" w:rsidR="00000000" w:rsidRPr="00000000">
              <w:rPr>
                <w:b w:val="0"/>
                <w:bCs w:val="0"/>
                <w:color w:val="000000"/>
                <w:sz w:val="18"/>
                <w:szCs w:val="18"/>
                <w:rtl w:val="0"/>
              </w:rPr>
              <w:t xml:space="preserve">FR-01</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89">
            <w:pPr>
              <w:pStyle w:val="Heading2"/>
              <w:spacing w:after="160" w:before="0" w:lineRule="auto"/>
              <w:rPr>
                <w:b w:val="0"/>
                <w:bCs w:val="0"/>
                <w:color w:val="000000"/>
                <w:sz w:val="18"/>
                <w:szCs w:val="18"/>
              </w:rPr>
            </w:pPr>
            <w:r w:rsidDel="00000000" w:rsidR="00000000" w:rsidRPr="00000000">
              <w:rPr>
                <w:b w:val="0"/>
                <w:bCs w:val="0"/>
                <w:color w:val="000000"/>
                <w:sz w:val="18"/>
                <w:szCs w:val="18"/>
                <w:rtl w:val="0"/>
              </w:rPr>
              <w:t xml:space="preserve">The system shall allow customers to register and log in securely.</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8A">
            <w:pPr>
              <w:pStyle w:val="Heading2"/>
              <w:spacing w:after="160" w:before="0" w:lineRule="auto"/>
              <w:rPr>
                <w:b w:val="0"/>
                <w:bCs w:val="0"/>
                <w:color w:val="000000"/>
                <w:sz w:val="18"/>
                <w:szCs w:val="18"/>
              </w:rPr>
            </w:pPr>
            <w:r w:rsidDel="00000000" w:rsidR="00000000" w:rsidRPr="00000000">
              <w:rPr>
                <w:b w:val="0"/>
                <w:bCs w:val="0"/>
                <w:color w:val="000000"/>
                <w:sz w:val="18"/>
                <w:szCs w:val="18"/>
                <w:rtl w:val="0"/>
              </w:rPr>
              <w:t xml:space="preserve">FR-02</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8B">
            <w:pPr>
              <w:pStyle w:val="Heading2"/>
              <w:spacing w:after="160" w:before="0" w:lineRule="auto"/>
              <w:rPr>
                <w:b w:val="0"/>
                <w:bCs w:val="0"/>
                <w:color w:val="000000"/>
                <w:sz w:val="18"/>
                <w:szCs w:val="18"/>
              </w:rPr>
            </w:pPr>
            <w:r w:rsidDel="00000000" w:rsidR="00000000" w:rsidRPr="00000000">
              <w:rPr>
                <w:b w:val="0"/>
                <w:bCs w:val="0"/>
                <w:color w:val="000000"/>
                <w:sz w:val="18"/>
                <w:szCs w:val="18"/>
                <w:rtl w:val="0"/>
              </w:rPr>
              <w:t xml:space="preserve">The system shall authenticate users using usernames, passwords, and OTP verification.</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8C">
            <w:pPr>
              <w:pStyle w:val="Heading2"/>
              <w:spacing w:after="160" w:before="0" w:lineRule="auto"/>
              <w:rPr>
                <w:b w:val="0"/>
                <w:bCs w:val="0"/>
                <w:color w:val="000000"/>
                <w:sz w:val="18"/>
                <w:szCs w:val="18"/>
              </w:rPr>
            </w:pPr>
            <w:r w:rsidDel="00000000" w:rsidR="00000000" w:rsidRPr="00000000">
              <w:rPr>
                <w:b w:val="0"/>
                <w:bCs w:val="0"/>
                <w:color w:val="000000"/>
                <w:sz w:val="18"/>
                <w:szCs w:val="18"/>
                <w:rtl w:val="0"/>
              </w:rPr>
              <w:t xml:space="preserve">FR-03</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8D">
            <w:pPr>
              <w:pStyle w:val="Heading2"/>
              <w:spacing w:after="160" w:before="0" w:lineRule="auto"/>
              <w:rPr>
                <w:b w:val="0"/>
                <w:bCs w:val="0"/>
                <w:color w:val="000000"/>
                <w:sz w:val="18"/>
                <w:szCs w:val="18"/>
              </w:rPr>
            </w:pPr>
            <w:r w:rsidDel="00000000" w:rsidR="00000000" w:rsidRPr="00000000">
              <w:rPr>
                <w:b w:val="0"/>
                <w:bCs w:val="0"/>
                <w:color w:val="000000"/>
                <w:sz w:val="18"/>
                <w:szCs w:val="18"/>
                <w:rtl w:val="0"/>
              </w:rPr>
              <w:t xml:space="preserve">Customers shall be able to view account balances and account details.</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8E">
            <w:pPr>
              <w:pStyle w:val="Heading2"/>
              <w:spacing w:after="160" w:before="0" w:lineRule="auto"/>
              <w:rPr>
                <w:b w:val="0"/>
                <w:bCs w:val="0"/>
                <w:color w:val="000000"/>
                <w:sz w:val="18"/>
                <w:szCs w:val="18"/>
              </w:rPr>
            </w:pPr>
            <w:r w:rsidDel="00000000" w:rsidR="00000000" w:rsidRPr="00000000">
              <w:rPr>
                <w:b w:val="0"/>
                <w:bCs w:val="0"/>
                <w:color w:val="000000"/>
                <w:sz w:val="18"/>
                <w:szCs w:val="18"/>
                <w:rtl w:val="0"/>
              </w:rPr>
              <w:t xml:space="preserve">FR-04</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8F">
            <w:pPr>
              <w:pStyle w:val="Heading2"/>
              <w:spacing w:after="160" w:before="0" w:lineRule="auto"/>
              <w:rPr>
                <w:b w:val="0"/>
                <w:bCs w:val="0"/>
                <w:color w:val="000000"/>
                <w:sz w:val="18"/>
                <w:szCs w:val="18"/>
              </w:rPr>
            </w:pPr>
            <w:r w:rsidDel="00000000" w:rsidR="00000000" w:rsidRPr="00000000">
              <w:rPr>
                <w:b w:val="0"/>
                <w:bCs w:val="0"/>
                <w:color w:val="000000"/>
                <w:sz w:val="18"/>
                <w:szCs w:val="18"/>
                <w:rtl w:val="0"/>
              </w:rPr>
              <w:t xml:space="preserve">Customers shall be able to transfer funds within the bank and to other banks.</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90">
            <w:pPr>
              <w:pStyle w:val="Heading2"/>
              <w:spacing w:after="160" w:before="0" w:lineRule="auto"/>
              <w:rPr>
                <w:b w:val="0"/>
                <w:bCs w:val="0"/>
                <w:color w:val="000000"/>
                <w:sz w:val="18"/>
                <w:szCs w:val="18"/>
              </w:rPr>
            </w:pPr>
            <w:r w:rsidDel="00000000" w:rsidR="00000000" w:rsidRPr="00000000">
              <w:rPr>
                <w:b w:val="0"/>
                <w:bCs w:val="0"/>
                <w:color w:val="000000"/>
                <w:sz w:val="18"/>
                <w:szCs w:val="18"/>
                <w:rtl w:val="0"/>
              </w:rPr>
              <w:t xml:space="preserve">FR-05</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91">
            <w:pPr>
              <w:pStyle w:val="Heading2"/>
              <w:spacing w:after="160" w:before="0" w:lineRule="auto"/>
              <w:rPr>
                <w:b w:val="0"/>
                <w:bCs w:val="0"/>
                <w:color w:val="000000"/>
                <w:sz w:val="18"/>
                <w:szCs w:val="18"/>
              </w:rPr>
            </w:pPr>
            <w:r w:rsidDel="00000000" w:rsidR="00000000" w:rsidRPr="00000000">
              <w:rPr>
                <w:b w:val="0"/>
                <w:bCs w:val="0"/>
                <w:color w:val="000000"/>
                <w:sz w:val="18"/>
                <w:szCs w:val="18"/>
                <w:rtl w:val="0"/>
              </w:rPr>
              <w:t xml:space="preserve">The system shall allow customers to pay utility bills and recharge mobile services.</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92">
            <w:pPr>
              <w:pStyle w:val="Heading2"/>
              <w:spacing w:after="160" w:before="0" w:lineRule="auto"/>
              <w:rPr>
                <w:b w:val="0"/>
                <w:bCs w:val="0"/>
                <w:color w:val="000000"/>
                <w:sz w:val="18"/>
                <w:szCs w:val="18"/>
              </w:rPr>
            </w:pPr>
            <w:r w:rsidDel="00000000" w:rsidR="00000000" w:rsidRPr="00000000">
              <w:rPr>
                <w:b w:val="0"/>
                <w:bCs w:val="0"/>
                <w:color w:val="000000"/>
                <w:sz w:val="18"/>
                <w:szCs w:val="18"/>
                <w:rtl w:val="0"/>
              </w:rPr>
              <w:t xml:space="preserve">FR-06</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93">
            <w:pPr>
              <w:pStyle w:val="Heading2"/>
              <w:spacing w:after="160" w:before="0" w:lineRule="auto"/>
              <w:rPr>
                <w:b w:val="0"/>
                <w:bCs w:val="0"/>
                <w:color w:val="000000"/>
                <w:sz w:val="18"/>
                <w:szCs w:val="18"/>
              </w:rPr>
            </w:pPr>
            <w:r w:rsidDel="00000000" w:rsidR="00000000" w:rsidRPr="00000000">
              <w:rPr>
                <w:b w:val="0"/>
                <w:bCs w:val="0"/>
                <w:color w:val="000000"/>
                <w:sz w:val="18"/>
                <w:szCs w:val="18"/>
                <w:rtl w:val="0"/>
              </w:rPr>
              <w:t xml:space="preserve">Customers shall be able to view and download account statements and transaction history.</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94">
            <w:pPr>
              <w:pStyle w:val="Heading2"/>
              <w:spacing w:after="160" w:before="0" w:lineRule="auto"/>
              <w:rPr>
                <w:b w:val="0"/>
                <w:bCs w:val="0"/>
                <w:color w:val="000000"/>
                <w:sz w:val="18"/>
                <w:szCs w:val="18"/>
              </w:rPr>
            </w:pPr>
            <w:r w:rsidDel="00000000" w:rsidR="00000000" w:rsidRPr="00000000">
              <w:rPr>
                <w:b w:val="0"/>
                <w:bCs w:val="0"/>
                <w:color w:val="000000"/>
                <w:sz w:val="18"/>
                <w:szCs w:val="18"/>
                <w:rtl w:val="0"/>
              </w:rPr>
              <w:t xml:space="preserve">FR-07</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95">
            <w:pPr>
              <w:pStyle w:val="Heading2"/>
              <w:spacing w:after="160" w:before="0" w:lineRule="auto"/>
              <w:rPr>
                <w:b w:val="0"/>
                <w:bCs w:val="0"/>
                <w:color w:val="000000"/>
                <w:sz w:val="18"/>
                <w:szCs w:val="18"/>
              </w:rPr>
            </w:pPr>
            <w:r w:rsidDel="00000000" w:rsidR="00000000" w:rsidRPr="00000000">
              <w:rPr>
                <w:b w:val="0"/>
                <w:bCs w:val="0"/>
                <w:color w:val="000000"/>
                <w:sz w:val="18"/>
                <w:szCs w:val="18"/>
                <w:rtl w:val="0"/>
              </w:rPr>
              <w:t xml:space="preserve">Bank employees shall be able to create, update, and close customer accounts.</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96">
            <w:pPr>
              <w:pStyle w:val="Heading2"/>
              <w:spacing w:after="160" w:before="0" w:lineRule="auto"/>
              <w:rPr>
                <w:b w:val="0"/>
                <w:bCs w:val="0"/>
                <w:color w:val="000000"/>
                <w:sz w:val="18"/>
                <w:szCs w:val="18"/>
              </w:rPr>
            </w:pPr>
            <w:r w:rsidDel="00000000" w:rsidR="00000000" w:rsidRPr="00000000">
              <w:rPr>
                <w:b w:val="0"/>
                <w:bCs w:val="0"/>
                <w:color w:val="000000"/>
                <w:sz w:val="18"/>
                <w:szCs w:val="18"/>
                <w:rtl w:val="0"/>
              </w:rPr>
              <w:t xml:space="preserve">FR-08</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97">
            <w:pPr>
              <w:pStyle w:val="Heading2"/>
              <w:spacing w:after="160" w:before="0" w:lineRule="auto"/>
              <w:rPr>
                <w:b w:val="0"/>
                <w:bCs w:val="0"/>
                <w:color w:val="000000"/>
                <w:sz w:val="18"/>
                <w:szCs w:val="18"/>
              </w:rPr>
            </w:pPr>
            <w:r w:rsidDel="00000000" w:rsidR="00000000" w:rsidRPr="00000000">
              <w:rPr>
                <w:b w:val="0"/>
                <w:bCs w:val="0"/>
                <w:color w:val="000000"/>
                <w:sz w:val="18"/>
                <w:szCs w:val="18"/>
                <w:rtl w:val="0"/>
              </w:rPr>
              <w:t xml:space="preserve">Administrators shall manage users, permissions, and system configurations.</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98">
            <w:pPr>
              <w:pStyle w:val="Heading2"/>
              <w:spacing w:after="160" w:before="0" w:lineRule="auto"/>
              <w:rPr>
                <w:b w:val="0"/>
                <w:bCs w:val="0"/>
                <w:color w:val="000000"/>
                <w:sz w:val="18"/>
                <w:szCs w:val="18"/>
              </w:rPr>
            </w:pPr>
            <w:r w:rsidDel="00000000" w:rsidR="00000000" w:rsidRPr="00000000">
              <w:rPr>
                <w:b w:val="0"/>
                <w:bCs w:val="0"/>
                <w:color w:val="000000"/>
                <w:sz w:val="18"/>
                <w:szCs w:val="18"/>
                <w:rtl w:val="0"/>
              </w:rPr>
              <w:t xml:space="preserve">FR-09</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99">
            <w:pPr>
              <w:pStyle w:val="Heading2"/>
              <w:spacing w:after="160" w:before="0" w:lineRule="auto"/>
              <w:rPr>
                <w:b w:val="0"/>
                <w:bCs w:val="0"/>
                <w:color w:val="000000"/>
                <w:sz w:val="18"/>
                <w:szCs w:val="18"/>
              </w:rPr>
            </w:pPr>
            <w:r w:rsidDel="00000000" w:rsidR="00000000" w:rsidRPr="00000000">
              <w:rPr>
                <w:b w:val="0"/>
                <w:bCs w:val="0"/>
                <w:color w:val="000000"/>
                <w:sz w:val="18"/>
                <w:szCs w:val="18"/>
                <w:rtl w:val="0"/>
              </w:rPr>
              <w:t xml:space="preserve">The system shall generate financial reports and transaction summaries.</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9A">
            <w:pPr>
              <w:pStyle w:val="Heading2"/>
              <w:spacing w:after="160" w:before="0" w:lineRule="auto"/>
              <w:rPr>
                <w:b w:val="0"/>
                <w:bCs w:val="0"/>
                <w:color w:val="000000"/>
                <w:sz w:val="18"/>
                <w:szCs w:val="18"/>
              </w:rPr>
            </w:pPr>
            <w:r w:rsidDel="00000000" w:rsidR="00000000" w:rsidRPr="00000000">
              <w:rPr>
                <w:b w:val="0"/>
                <w:bCs w:val="0"/>
                <w:color w:val="000000"/>
                <w:sz w:val="18"/>
                <w:szCs w:val="18"/>
                <w:rtl w:val="0"/>
              </w:rPr>
              <w:t xml:space="preserve">FR-10</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9B">
            <w:pPr>
              <w:pStyle w:val="Heading2"/>
              <w:spacing w:after="160" w:before="0" w:lineRule="auto"/>
              <w:rPr>
                <w:b w:val="0"/>
                <w:bCs w:val="0"/>
                <w:color w:val="000000"/>
                <w:sz w:val="18"/>
                <w:szCs w:val="18"/>
              </w:rPr>
            </w:pPr>
            <w:bookmarkStart w:colFirst="0" w:colLast="0" w:name="_heading=h.o5oiu0hpgfa8" w:id="21"/>
            <w:bookmarkEnd w:id="21"/>
            <w:r w:rsidDel="00000000" w:rsidR="00000000" w:rsidRPr="00000000">
              <w:rPr>
                <w:b w:val="0"/>
                <w:bCs w:val="0"/>
                <w:color w:val="000000"/>
                <w:sz w:val="18"/>
                <w:szCs w:val="18"/>
                <w:rtl w:val="0"/>
              </w:rPr>
              <w:t xml:space="preserve">The system shall record all transactions in audit logs for security and compliance.</w:t>
            </w:r>
          </w:p>
        </w:tc>
      </w:tr>
    </w:tbl>
    <w:p w:rsidR="00000000" w:rsidDel="00000000" w:rsidP="00000000" w:rsidRDefault="00000000" w:rsidRPr="00000000" w14:paraId="0000009C">
      <w:pPr>
        <w:pStyle w:val="Heading2"/>
        <w:rPr/>
      </w:pPr>
      <w:bookmarkStart w:colFirst="0" w:colLast="0" w:name="_heading=h.vutqu4xohuld" w:id="22"/>
      <w:bookmarkEnd w:id="22"/>
      <w:r w:rsidDel="00000000" w:rsidR="00000000" w:rsidRPr="00000000">
        <w:rPr>
          <w:rtl w:val="0"/>
        </w:rPr>
      </w:r>
    </w:p>
    <w:p w:rsidR="00000000" w:rsidDel="00000000" w:rsidP="00000000" w:rsidRDefault="00000000" w:rsidRPr="00000000" w14:paraId="0000009D">
      <w:pPr>
        <w:pStyle w:val="Heading2"/>
        <w:rPr/>
      </w:pPr>
      <w:bookmarkStart w:colFirst="0" w:colLast="0" w:name="_heading=h.5vpo4wr2a0bx" w:id="23"/>
      <w:bookmarkEnd w:id="23"/>
      <w:r w:rsidDel="00000000" w:rsidR="00000000" w:rsidRPr="00000000">
        <w:rPr>
          <w:rtl w:val="0"/>
        </w:rPr>
        <w:t xml:space="preserve">3.3 Non-Functional Requirements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90.0" w:type="dxa"/>
              <w:left w:w="120.0" w:type="dxa"/>
              <w:bottom w:w="90.0" w:type="dxa"/>
              <w:right w:w="120.0" w:type="dxa"/>
            </w:tcMar>
          </w:tcPr>
          <w:p w:rsidR="00000000" w:rsidDel="00000000" w:rsidP="00000000" w:rsidRDefault="00000000" w:rsidRPr="00000000" w14:paraId="0000009E">
            <w:pPr>
              <w:rPr/>
            </w:pPr>
            <w:r w:rsidDel="00000000" w:rsidR="00000000" w:rsidRPr="00000000">
              <w:rPr>
                <w:b w:val="1"/>
                <w:bCs w:val="1"/>
                <w:rtl w:val="0"/>
              </w:rPr>
              <w:t xml:space="preserve">Attribute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90.0" w:type="dxa"/>
              <w:left w:w="120.0" w:type="dxa"/>
              <w:bottom w:w="90.0" w:type="dxa"/>
              <w:right w:w="120.0" w:type="dxa"/>
            </w:tcMar>
          </w:tcPr>
          <w:p w:rsidR="00000000" w:rsidDel="00000000" w:rsidP="00000000" w:rsidRDefault="00000000" w:rsidRPr="00000000" w14:paraId="0000009F">
            <w:pPr>
              <w:rPr/>
            </w:pPr>
            <w:r w:rsidDel="00000000" w:rsidR="00000000" w:rsidRPr="00000000">
              <w:rPr>
                <w:b w:val="1"/>
                <w:bCs w:val="1"/>
                <w:rtl w:val="0"/>
              </w:rPr>
              <w:t xml:space="preserve">Requirement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00.0" w:type="dxa"/>
              <w:left w:w="120.0" w:type="dxa"/>
              <w:bottom w:w="100.0" w:type="dxa"/>
              <w:right w:w="120.0" w:type="dxa"/>
            </w:tcMar>
            <w:vAlign w:val="top"/>
          </w:tcPr>
          <w:p w:rsidR="00000000" w:rsidDel="00000000" w:rsidP="00000000" w:rsidRDefault="00000000" w:rsidRPr="00000000" w14:paraId="000000A0">
            <w:pPr>
              <w:spacing w:after="160" w:lineRule="auto"/>
              <w:ind w:left="-300" w:firstLine="0"/>
              <w:jc w:val="center"/>
              <w:rPr>
                <w:b w:val="1"/>
                <w:bCs w:val="1"/>
                <w:sz w:val="20"/>
                <w:szCs w:val="20"/>
              </w:rPr>
            </w:pPr>
            <w:r w:rsidDel="00000000" w:rsidR="00000000" w:rsidRPr="00000000">
              <w:rPr>
                <w:b w:val="1"/>
                <w:bCs w:val="1"/>
                <w:sz w:val="20"/>
                <w:szCs w:val="20"/>
                <w:rtl w:val="0"/>
              </w:rPr>
              <w:t xml:space="preserve">Performance</w:t>
            </w:r>
          </w:p>
        </w:tc>
        <w:tc>
          <w:tcPr>
            <w:tcBorders>
              <w:top w:color="aaaaaa" w:space="0" w:sz="6" w:val="single"/>
              <w:left w:color="000000" w:space="0" w:sz="0" w:val="nil"/>
              <w:bottom w:color="aaaaaa" w:space="0" w:sz="6" w:val="single"/>
              <w:right w:color="aaaaaa" w:space="0" w:sz="6" w:val="single"/>
            </w:tcBorders>
            <w:tcMar>
              <w:top w:w="100.0" w:type="dxa"/>
              <w:left w:w="120.0" w:type="dxa"/>
              <w:bottom w:w="100.0" w:type="dxa"/>
              <w:right w:w="120.0" w:type="dxa"/>
            </w:tcMar>
            <w:vAlign w:val="top"/>
          </w:tcPr>
          <w:p w:rsidR="00000000" w:rsidDel="00000000" w:rsidP="00000000" w:rsidRDefault="00000000" w:rsidRPr="00000000" w14:paraId="000000A1">
            <w:pPr>
              <w:spacing w:after="160" w:lineRule="auto"/>
              <w:ind w:left="-300" w:firstLine="0"/>
              <w:jc w:val="center"/>
              <w:rPr>
                <w:sz w:val="20"/>
                <w:szCs w:val="20"/>
              </w:rPr>
            </w:pPr>
            <w:r w:rsidDel="00000000" w:rsidR="00000000" w:rsidRPr="00000000">
              <w:rPr>
                <w:sz w:val="20"/>
                <w:szCs w:val="20"/>
                <w:rtl w:val="0"/>
              </w:rPr>
              <w:t xml:space="preserve">   The system shall process customer requests within 3 seconds under normal operating conditions.</w:t>
            </w:r>
          </w:p>
        </w:tc>
      </w:tr>
      <w:tr>
        <w:trPr>
          <w:cantSplit w:val="0"/>
          <w:tblHeader w:val="0"/>
        </w:trPr>
        <w:tc>
          <w:tcPr>
            <w:tcBorders>
              <w:top w:color="000000" w:space="0" w:sz="0" w:val="nil"/>
              <w:left w:color="aaaaaa" w:space="0" w:sz="6" w:val="single"/>
              <w:bottom w:color="aaaaaa" w:space="0" w:sz="6" w:val="single"/>
              <w:right w:color="aaaaaa" w:space="0" w:sz="6" w:val="single"/>
            </w:tcBorders>
            <w:tcMar>
              <w:top w:w="100.0" w:type="dxa"/>
              <w:left w:w="120.0" w:type="dxa"/>
              <w:bottom w:w="100.0" w:type="dxa"/>
              <w:right w:w="120.0" w:type="dxa"/>
            </w:tcMar>
            <w:vAlign w:val="top"/>
          </w:tcPr>
          <w:p w:rsidR="00000000" w:rsidDel="00000000" w:rsidP="00000000" w:rsidRDefault="00000000" w:rsidRPr="00000000" w14:paraId="000000A2">
            <w:pPr>
              <w:spacing w:after="160" w:lineRule="auto"/>
              <w:ind w:left="-300" w:firstLine="0"/>
              <w:jc w:val="center"/>
              <w:rPr>
                <w:b w:val="1"/>
                <w:bCs w:val="1"/>
                <w:sz w:val="20"/>
                <w:szCs w:val="20"/>
              </w:rPr>
            </w:pPr>
            <w:r w:rsidDel="00000000" w:rsidR="00000000" w:rsidRPr="00000000">
              <w:rPr>
                <w:b w:val="1"/>
                <w:bCs w:val="1"/>
                <w:sz w:val="20"/>
                <w:szCs w:val="20"/>
                <w:rtl w:val="0"/>
              </w:rPr>
              <w:t xml:space="preserve">Reliability</w:t>
            </w:r>
          </w:p>
        </w:tc>
        <w:tc>
          <w:tcPr>
            <w:tcBorders>
              <w:top w:color="000000" w:space="0" w:sz="0" w:val="nil"/>
              <w:left w:color="000000" w:space="0" w:sz="0" w:val="nil"/>
              <w:bottom w:color="aaaaaa" w:space="0" w:sz="6" w:val="single"/>
              <w:right w:color="aaaaaa" w:space="0" w:sz="6" w:val="single"/>
            </w:tcBorders>
            <w:tcMar>
              <w:top w:w="100.0" w:type="dxa"/>
              <w:left w:w="120.0" w:type="dxa"/>
              <w:bottom w:w="100.0" w:type="dxa"/>
              <w:right w:w="120.0" w:type="dxa"/>
            </w:tcMar>
            <w:vAlign w:val="top"/>
          </w:tcPr>
          <w:p w:rsidR="00000000" w:rsidDel="00000000" w:rsidP="00000000" w:rsidRDefault="00000000" w:rsidRPr="00000000" w14:paraId="000000A3">
            <w:pPr>
              <w:spacing w:after="160" w:lineRule="auto"/>
              <w:ind w:left="-300" w:firstLine="0"/>
              <w:jc w:val="center"/>
              <w:rPr>
                <w:sz w:val="20"/>
                <w:szCs w:val="20"/>
              </w:rPr>
            </w:pPr>
            <w:r w:rsidDel="00000000" w:rsidR="00000000" w:rsidRPr="00000000">
              <w:rPr>
                <w:sz w:val="20"/>
                <w:szCs w:val="20"/>
                <w:rtl w:val="0"/>
              </w:rPr>
              <w:t xml:space="preserve">   The system shall maintain 99.99% uptime and provide automatic backup and recovery.</w:t>
            </w:r>
          </w:p>
        </w:tc>
      </w:tr>
      <w:tr>
        <w:trPr>
          <w:cantSplit w:val="0"/>
          <w:tblHeader w:val="0"/>
        </w:trPr>
        <w:tc>
          <w:tcPr>
            <w:tcBorders>
              <w:top w:color="000000" w:space="0" w:sz="0" w:val="nil"/>
              <w:left w:color="aaaaaa" w:space="0" w:sz="6" w:val="single"/>
              <w:bottom w:color="aaaaaa" w:space="0" w:sz="6" w:val="single"/>
              <w:right w:color="aaaaaa" w:space="0" w:sz="6" w:val="single"/>
            </w:tcBorders>
            <w:tcMar>
              <w:top w:w="100.0" w:type="dxa"/>
              <w:left w:w="120.0" w:type="dxa"/>
              <w:bottom w:w="100.0" w:type="dxa"/>
              <w:right w:w="120.0" w:type="dxa"/>
            </w:tcMar>
            <w:vAlign w:val="top"/>
          </w:tcPr>
          <w:p w:rsidR="00000000" w:rsidDel="00000000" w:rsidP="00000000" w:rsidRDefault="00000000" w:rsidRPr="00000000" w14:paraId="000000A4">
            <w:pPr>
              <w:spacing w:after="160" w:lineRule="auto"/>
              <w:ind w:left="-300" w:firstLine="0"/>
              <w:jc w:val="center"/>
              <w:rPr>
                <w:b w:val="1"/>
                <w:bCs w:val="1"/>
                <w:sz w:val="20"/>
                <w:szCs w:val="20"/>
              </w:rPr>
            </w:pPr>
            <w:r w:rsidDel="00000000" w:rsidR="00000000" w:rsidRPr="00000000">
              <w:rPr>
                <w:b w:val="1"/>
                <w:bCs w:val="1"/>
                <w:sz w:val="20"/>
                <w:szCs w:val="20"/>
                <w:rtl w:val="0"/>
              </w:rPr>
              <w:t xml:space="preserve">Security</w:t>
            </w:r>
          </w:p>
        </w:tc>
        <w:tc>
          <w:tcPr>
            <w:tcBorders>
              <w:top w:color="000000" w:space="0" w:sz="0" w:val="nil"/>
              <w:left w:color="000000" w:space="0" w:sz="0" w:val="nil"/>
              <w:bottom w:color="aaaaaa" w:space="0" w:sz="6" w:val="single"/>
              <w:right w:color="aaaaaa" w:space="0" w:sz="6" w:val="single"/>
            </w:tcBorders>
            <w:tcMar>
              <w:top w:w="100.0" w:type="dxa"/>
              <w:left w:w="120.0" w:type="dxa"/>
              <w:bottom w:w="100.0" w:type="dxa"/>
              <w:right w:w="120.0" w:type="dxa"/>
            </w:tcMar>
            <w:vAlign w:val="top"/>
          </w:tcPr>
          <w:p w:rsidR="00000000" w:rsidDel="00000000" w:rsidP="00000000" w:rsidRDefault="00000000" w:rsidRPr="00000000" w14:paraId="000000A5">
            <w:pPr>
              <w:spacing w:after="160" w:lineRule="auto"/>
              <w:ind w:left="-300" w:firstLine="0"/>
              <w:jc w:val="center"/>
              <w:rPr>
                <w:sz w:val="20"/>
                <w:szCs w:val="20"/>
              </w:rPr>
            </w:pPr>
            <w:r w:rsidDel="00000000" w:rsidR="00000000" w:rsidRPr="00000000">
              <w:rPr>
                <w:sz w:val="20"/>
                <w:szCs w:val="20"/>
                <w:rtl w:val="0"/>
              </w:rPr>
              <w:t xml:space="preserve">     All sensitive data shall be encrypted. Multi-factor authentication and role-based access control shall be implemented.</w:t>
            </w:r>
          </w:p>
        </w:tc>
      </w:tr>
      <w:tr>
        <w:trPr>
          <w:cantSplit w:val="0"/>
          <w:tblHeader w:val="0"/>
        </w:trPr>
        <w:tc>
          <w:tcPr>
            <w:tcBorders>
              <w:top w:color="000000" w:space="0" w:sz="0" w:val="nil"/>
              <w:left w:color="aaaaaa" w:space="0" w:sz="6" w:val="single"/>
              <w:bottom w:color="aaaaaa" w:space="0" w:sz="6" w:val="single"/>
              <w:right w:color="aaaaaa" w:space="0" w:sz="6" w:val="single"/>
            </w:tcBorders>
            <w:tcMar>
              <w:top w:w="100.0" w:type="dxa"/>
              <w:left w:w="120.0" w:type="dxa"/>
              <w:bottom w:w="100.0" w:type="dxa"/>
              <w:right w:w="120.0" w:type="dxa"/>
            </w:tcMar>
            <w:vAlign w:val="top"/>
          </w:tcPr>
          <w:p w:rsidR="00000000" w:rsidDel="00000000" w:rsidP="00000000" w:rsidRDefault="00000000" w:rsidRPr="00000000" w14:paraId="000000A6">
            <w:pPr>
              <w:spacing w:after="160" w:lineRule="auto"/>
              <w:ind w:left="-300" w:firstLine="0"/>
              <w:jc w:val="center"/>
              <w:rPr>
                <w:b w:val="1"/>
                <w:bCs w:val="1"/>
                <w:sz w:val="20"/>
                <w:szCs w:val="20"/>
              </w:rPr>
            </w:pPr>
            <w:r w:rsidDel="00000000" w:rsidR="00000000" w:rsidRPr="00000000">
              <w:rPr>
                <w:b w:val="1"/>
                <w:bCs w:val="1"/>
                <w:sz w:val="20"/>
                <w:szCs w:val="20"/>
                <w:rtl w:val="0"/>
              </w:rPr>
              <w:t xml:space="preserve">Usability</w:t>
            </w:r>
          </w:p>
        </w:tc>
        <w:tc>
          <w:tcPr>
            <w:tcBorders>
              <w:top w:color="000000" w:space="0" w:sz="0" w:val="nil"/>
              <w:left w:color="000000" w:space="0" w:sz="0" w:val="nil"/>
              <w:bottom w:color="aaaaaa" w:space="0" w:sz="6" w:val="single"/>
              <w:right w:color="aaaaaa" w:space="0" w:sz="6" w:val="single"/>
            </w:tcBorders>
            <w:tcMar>
              <w:top w:w="100.0" w:type="dxa"/>
              <w:left w:w="120.0" w:type="dxa"/>
              <w:bottom w:w="100.0" w:type="dxa"/>
              <w:right w:w="120.0" w:type="dxa"/>
            </w:tcMar>
            <w:vAlign w:val="top"/>
          </w:tcPr>
          <w:p w:rsidR="00000000" w:rsidDel="00000000" w:rsidP="00000000" w:rsidRDefault="00000000" w:rsidRPr="00000000" w14:paraId="000000A7">
            <w:pPr>
              <w:spacing w:after="160" w:lineRule="auto"/>
              <w:ind w:left="-300" w:firstLine="0"/>
              <w:jc w:val="center"/>
              <w:rPr>
                <w:sz w:val="20"/>
                <w:szCs w:val="20"/>
              </w:rPr>
            </w:pPr>
            <w:r w:rsidDel="00000000" w:rsidR="00000000" w:rsidRPr="00000000">
              <w:rPr>
                <w:sz w:val="20"/>
                <w:szCs w:val="20"/>
                <w:rtl w:val="0"/>
              </w:rPr>
              <w:t xml:space="preserve">   The interface shall be easy to use, responsive, and accessible for users with different levels of technical knowledge.</w:t>
            </w:r>
          </w:p>
        </w:tc>
      </w:tr>
      <w:tr>
        <w:trPr>
          <w:cantSplit w:val="0"/>
          <w:tblHeader w:val="0"/>
        </w:trPr>
        <w:tc>
          <w:tcPr>
            <w:tcBorders>
              <w:top w:color="000000" w:space="0" w:sz="0" w:val="nil"/>
              <w:left w:color="aaaaaa" w:space="0" w:sz="6" w:val="single"/>
              <w:bottom w:color="aaaaaa" w:space="0" w:sz="6" w:val="single"/>
              <w:right w:color="aaaaaa" w:space="0" w:sz="6" w:val="single"/>
            </w:tcBorders>
            <w:tcMar>
              <w:top w:w="100.0" w:type="dxa"/>
              <w:left w:w="120.0" w:type="dxa"/>
              <w:bottom w:w="100.0" w:type="dxa"/>
              <w:right w:w="120.0" w:type="dxa"/>
            </w:tcMar>
            <w:vAlign w:val="top"/>
          </w:tcPr>
          <w:p w:rsidR="00000000" w:rsidDel="00000000" w:rsidP="00000000" w:rsidRDefault="00000000" w:rsidRPr="00000000" w14:paraId="000000A8">
            <w:pPr>
              <w:spacing w:after="160" w:lineRule="auto"/>
              <w:ind w:left="-300" w:firstLine="0"/>
              <w:jc w:val="center"/>
              <w:rPr>
                <w:b w:val="1"/>
                <w:bCs w:val="1"/>
                <w:sz w:val="20"/>
                <w:szCs w:val="20"/>
              </w:rPr>
            </w:pPr>
            <w:r w:rsidDel="00000000" w:rsidR="00000000" w:rsidRPr="00000000">
              <w:rPr>
                <w:b w:val="1"/>
                <w:bCs w:val="1"/>
                <w:sz w:val="20"/>
                <w:szCs w:val="20"/>
                <w:rtl w:val="0"/>
              </w:rPr>
              <w:t xml:space="preserve">Scalability</w:t>
            </w:r>
          </w:p>
        </w:tc>
        <w:tc>
          <w:tcPr>
            <w:tcBorders>
              <w:top w:color="000000" w:space="0" w:sz="0" w:val="nil"/>
              <w:left w:color="000000" w:space="0" w:sz="0" w:val="nil"/>
              <w:bottom w:color="aaaaaa" w:space="0" w:sz="6" w:val="single"/>
              <w:right w:color="aaaaaa" w:space="0" w:sz="6" w:val="single"/>
            </w:tcBorders>
            <w:tcMar>
              <w:top w:w="100.0" w:type="dxa"/>
              <w:left w:w="120.0" w:type="dxa"/>
              <w:bottom w:w="100.0" w:type="dxa"/>
              <w:right w:w="120.0" w:type="dxa"/>
            </w:tcMar>
            <w:vAlign w:val="top"/>
          </w:tcPr>
          <w:p w:rsidR="00000000" w:rsidDel="00000000" w:rsidP="00000000" w:rsidRDefault="00000000" w:rsidRPr="00000000" w14:paraId="000000A9">
            <w:pPr>
              <w:spacing w:after="160" w:lineRule="auto"/>
              <w:ind w:left="-300" w:firstLine="0"/>
              <w:jc w:val="center"/>
              <w:rPr>
                <w:sz w:val="20"/>
                <w:szCs w:val="20"/>
              </w:rPr>
            </w:pPr>
            <w:r w:rsidDel="00000000" w:rsidR="00000000" w:rsidRPr="00000000">
              <w:rPr>
                <w:sz w:val="20"/>
                <w:szCs w:val="20"/>
                <w:rtl w:val="0"/>
              </w:rPr>
              <w:t xml:space="preserve">The system shall support increasing numbers of customers, accounts, and transactions without significant performance degradation.</w:t>
            </w:r>
          </w:p>
        </w:tc>
      </w:tr>
      <w:tr>
        <w:trPr>
          <w:cantSplit w:val="0"/>
          <w:tblHeader w:val="0"/>
        </w:trPr>
        <w:tc>
          <w:tcPr>
            <w:tcBorders>
              <w:top w:color="000000" w:space="0" w:sz="0" w:val="nil"/>
              <w:left w:color="aaaaaa" w:space="0" w:sz="6" w:val="single"/>
              <w:bottom w:color="aaaaaa" w:space="0" w:sz="6" w:val="single"/>
              <w:right w:color="aaaaaa" w:space="0" w:sz="6" w:val="single"/>
            </w:tcBorders>
            <w:tcMar>
              <w:top w:w="100.0" w:type="dxa"/>
              <w:left w:w="120.0" w:type="dxa"/>
              <w:bottom w:w="100.0" w:type="dxa"/>
              <w:right w:w="120.0" w:type="dxa"/>
            </w:tcMar>
            <w:vAlign w:val="top"/>
          </w:tcPr>
          <w:p w:rsidR="00000000" w:rsidDel="00000000" w:rsidP="00000000" w:rsidRDefault="00000000" w:rsidRPr="00000000" w14:paraId="000000AA">
            <w:pPr>
              <w:spacing w:after="160" w:lineRule="auto"/>
              <w:ind w:left="-300" w:firstLine="0"/>
              <w:jc w:val="center"/>
              <w:rPr>
                <w:b w:val="1"/>
                <w:bCs w:val="1"/>
                <w:sz w:val="20"/>
                <w:szCs w:val="20"/>
              </w:rPr>
            </w:pPr>
            <w:r w:rsidDel="00000000" w:rsidR="00000000" w:rsidRPr="00000000">
              <w:rPr>
                <w:b w:val="1"/>
                <w:bCs w:val="1"/>
                <w:sz w:val="20"/>
                <w:szCs w:val="20"/>
                <w:rtl w:val="0"/>
              </w:rPr>
              <w:t xml:space="preserve">Portability</w:t>
            </w:r>
          </w:p>
        </w:tc>
        <w:tc>
          <w:tcPr>
            <w:tcBorders>
              <w:top w:color="000000" w:space="0" w:sz="0" w:val="nil"/>
              <w:left w:color="000000" w:space="0" w:sz="0" w:val="nil"/>
              <w:bottom w:color="aaaaaa" w:space="0" w:sz="6" w:val="single"/>
              <w:right w:color="aaaaaa" w:space="0" w:sz="6" w:val="single"/>
            </w:tcBorders>
            <w:tcMar>
              <w:top w:w="100.0" w:type="dxa"/>
              <w:left w:w="120.0" w:type="dxa"/>
              <w:bottom w:w="100.0" w:type="dxa"/>
              <w:right w:w="120.0" w:type="dxa"/>
            </w:tcMar>
            <w:vAlign w:val="top"/>
          </w:tcPr>
          <w:p w:rsidR="00000000" w:rsidDel="00000000" w:rsidP="00000000" w:rsidRDefault="00000000" w:rsidRPr="00000000" w14:paraId="000000AB">
            <w:pPr>
              <w:spacing w:after="160" w:lineRule="auto"/>
              <w:ind w:left="-300" w:firstLine="0"/>
              <w:jc w:val="center"/>
              <w:rPr>
                <w:sz w:val="20"/>
                <w:szCs w:val="20"/>
              </w:rPr>
            </w:pPr>
            <w:r w:rsidDel="00000000" w:rsidR="00000000" w:rsidRPr="00000000">
              <w:rPr>
                <w:sz w:val="20"/>
                <w:szCs w:val="20"/>
                <w:rtl w:val="0"/>
              </w:rPr>
              <w:t xml:space="preserve">    The application shall operate on Windows, Linux, Android, iOS, and major web browsers.</w:t>
            </w:r>
          </w:p>
        </w:tc>
      </w:tr>
    </w:tbl>
    <w:p w:rsidR="00000000" w:rsidDel="00000000" w:rsidP="00000000" w:rsidRDefault="00000000" w:rsidRPr="00000000" w14:paraId="000000AC">
      <w:pPr>
        <w:spacing w:after="40" w:lineRule="auto"/>
        <w:rPr/>
      </w:pPr>
      <w:r w:rsidDel="00000000" w:rsidR="00000000" w:rsidRPr="00000000">
        <w:rPr>
          <w:rtl w:val="0"/>
        </w:rPr>
      </w:r>
    </w:p>
    <w:p w:rsidR="00000000" w:rsidDel="00000000" w:rsidP="00000000" w:rsidRDefault="00000000" w:rsidRPr="00000000" w14:paraId="000000AD">
      <w:pPr>
        <w:pStyle w:val="Heading2"/>
        <w:rPr/>
      </w:pPr>
      <w:bookmarkStart w:colFirst="0" w:colLast="0" w:name="_heading=h.h8szwyrwmh11" w:id="24"/>
      <w:bookmarkEnd w:id="24"/>
      <w:r w:rsidDel="00000000" w:rsidR="00000000" w:rsidRPr="00000000">
        <w:rPr>
          <w:rtl w:val="0"/>
        </w:rPr>
        <w:t xml:space="preserve">3.4 Other Requirements</w:t>
      </w:r>
    </w:p>
    <w:p w:rsidR="00000000" w:rsidDel="00000000" w:rsidP="00000000" w:rsidRDefault="00000000" w:rsidRPr="00000000" w14:paraId="000000AE">
      <w:pPr>
        <w:ind w:left="0" w:firstLine="0"/>
        <w:rPr/>
      </w:pPr>
      <w:r w:rsidDel="00000000" w:rsidR="00000000" w:rsidRPr="00000000">
        <w:rPr>
          <w:rtl w:val="0"/>
        </w:rPr>
        <w:t xml:space="preserve">The system shall maintain complete audit logs of all user activities and financial transactions.</w:t>
      </w:r>
    </w:p>
    <w:p w:rsidR="00000000" w:rsidDel="00000000" w:rsidP="00000000" w:rsidRDefault="00000000" w:rsidRPr="00000000" w14:paraId="000000AF">
      <w:pPr>
        <w:ind w:left="0" w:firstLine="0"/>
        <w:rPr/>
      </w:pPr>
      <w:r w:rsidDel="00000000" w:rsidR="00000000" w:rsidRPr="00000000">
        <w:rPr>
          <w:rtl w:val="0"/>
        </w:rPr>
        <w:t xml:space="preserve">Daily automated backups shall be performed, and disaster recovery mechanisms shall be available.</w:t>
      </w:r>
    </w:p>
    <w:p w:rsidR="00000000" w:rsidDel="00000000" w:rsidP="00000000" w:rsidRDefault="00000000" w:rsidRPr="00000000" w14:paraId="000000B0">
      <w:pPr>
        <w:ind w:left="0" w:firstLine="0"/>
        <w:rPr/>
      </w:pPr>
      <w:r w:rsidDel="00000000" w:rsidR="00000000" w:rsidRPr="00000000">
        <w:rPr>
          <w:rtl w:val="0"/>
        </w:rPr>
        <w:t xml:space="preserve">The application shall follow banking regulations and data privacy standards.</w:t>
      </w:r>
    </w:p>
    <w:p w:rsidR="00000000" w:rsidDel="00000000" w:rsidP="00000000" w:rsidRDefault="00000000" w:rsidRPr="00000000" w14:paraId="000000B1">
      <w:pPr>
        <w:ind w:left="0" w:firstLine="0"/>
        <w:rPr/>
      </w:pPr>
      <w:r w:rsidDel="00000000" w:rsidR="00000000" w:rsidRPr="00000000">
        <w:rPr>
          <w:rtl w:val="0"/>
        </w:rPr>
        <w:t xml:space="preserve">The system shall support future enhancements such as mobile banking, digital wallets, biometric authentication, and AI-based fraud detection.</w:t>
      </w:r>
    </w:p>
    <w:p w:rsidR="00000000" w:rsidDel="00000000" w:rsidP="00000000" w:rsidRDefault="00000000" w:rsidRPr="00000000" w14:paraId="000000B2">
      <w:pPr>
        <w:ind w:left="0" w:firstLine="0"/>
        <w:rPr/>
      </w:pPr>
      <w:r w:rsidDel="00000000" w:rsidR="00000000" w:rsidRPr="00000000">
        <w:rPr>
          <w:rtl w:val="0"/>
        </w:rPr>
        <w:t xml:space="preserve">Comprehensive testing (unit, integration, system, security, and user acceptance testing) shall be completed before deployment.</w:t>
        <w:br w:type="textWrapping"/>
      </w:r>
    </w:p>
    <w:p w:rsidR="00000000" w:rsidDel="00000000" w:rsidP="00000000" w:rsidRDefault="00000000" w:rsidRPr="00000000" w14:paraId="000000B3">
      <w:pPr>
        <w:spacing w:after="160" w:lineRule="auto"/>
        <w:rPr/>
      </w:pPr>
      <w:r w:rsidDel="00000000" w:rsidR="00000000" w:rsidRPr="00000000">
        <w:rPr>
          <w:rtl w:val="0"/>
        </w:rPr>
        <w:t xml:space="preserve">This version follows a standard IEEE SRS format and is suitable for a </w:t>
      </w:r>
      <w:r w:rsidDel="00000000" w:rsidR="00000000" w:rsidRPr="00000000">
        <w:rPr>
          <w:b w:val="1"/>
          <w:bCs w:val="1"/>
          <w:rtl w:val="0"/>
        </w:rPr>
        <w:t xml:space="preserve">Banking Management System</w:t>
      </w:r>
      <w:r w:rsidDel="00000000" w:rsidR="00000000" w:rsidRPr="00000000">
        <w:rPr>
          <w:rtl w:val="0"/>
        </w:rPr>
        <w:t xml:space="preserve"> project report or software engineering documentation.</w:t>
      </w:r>
    </w:p>
    <w:sdt>
      <w:sdtPr>
        <w:id w:val="1100252290"/>
        <w:tag w:val="goog_rdk_2"/>
      </w:sdtPr>
      <w:sdtContent>
        <w:p w:rsidR="00000000" w:rsidDel="00000000" w:rsidP="00000000" w:rsidRDefault="00000000" w:rsidRPr="00000000" w14:paraId="000000B4">
          <w:pPr>
            <w:rPr>
              <w:del w:author="PATADE SOHAM SANDEEP Auto" w:id="0" w:date="2026-07-17T04:39:59Z"/>
            </w:rPr>
          </w:pPr>
          <w:sdt>
            <w:sdtPr>
              <w:id w:val="426722662"/>
              <w:tag w:val="goog_rdk_1"/>
            </w:sdtPr>
            <w:sdtContent>
              <w:del w:author="PATADE SOHAM SANDEEP Auto" w:id="0" w:date="2026-07-17T04:39:59Z">
                <w:r w:rsidDel="00000000" w:rsidR="00000000" w:rsidRPr="00000000">
                  <w:rPr>
                    <w:rtl w:val="0"/>
                  </w:rPr>
                </w:r>
              </w:del>
            </w:sdtContent>
          </w:sdt>
        </w:p>
      </w:sdtContent>
    </w:sdt>
    <w:p w:rsidR="00000000" w:rsidDel="00000000" w:rsidP="00000000" w:rsidRDefault="00000000" w:rsidRPr="00000000" w14:paraId="000000B5">
      <w:pPr>
        <w:spacing w:after="30" w:line="360" w:lineRule="auto"/>
        <w:rPr/>
      </w:pPr>
      <w:r w:rsidDel="00000000" w:rsidR="00000000" w:rsidRPr="00000000">
        <w:rPr>
          <w:rtl w:val="0"/>
        </w:rPr>
      </w:r>
    </w:p>
    <w:p w:rsidR="00000000" w:rsidDel="00000000" w:rsidP="00000000" w:rsidRDefault="00000000" w:rsidRPr="00000000" w14:paraId="000000B6">
      <w:pPr>
        <w:rPr/>
      </w:pPr>
      <w:r w:rsidDel="00000000" w:rsidR="00000000" w:rsidRPr="00000000">
        <w:br w:type="page"/>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pBdr>
        <w:top w:color="bfbfbf" w:space="2" w:sz="4" w:val="single"/>
      </w:pBdr>
      <w:jc w:val="center"/>
      <w:rPr/>
    </w:pPr>
    <w:r w:rsidDel="00000000" w:rsidR="00000000" w:rsidRPr="00000000">
      <w:rPr>
        <w:sz w:val="18"/>
        <w:szCs w:val="18"/>
        <w:rtl w:val="0"/>
      </w:rPr>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pBdr>
        <w:bottom w:color="bfbfbf" w:space="2" w:sz="4" w:val="single"/>
      </w:pBdr>
      <w:jc w:val="right"/>
      <w:rPr/>
    </w:pPr>
    <w:r w:rsidDel="00000000" w:rsidR="00000000" w:rsidRPr="00000000">
      <w:rPr>
        <w:color w:val="888888"/>
        <w:sz w:val="16"/>
        <w:szCs w:val="16"/>
        <w:rtl w:val="0"/>
      </w:rPr>
      <w:t xml:space="preserve">Software Requirements Specification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60" w:line="240"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5c8a"/>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14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5Z8G/RFZmYU5fhCwd/DsL0Hqeg==">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